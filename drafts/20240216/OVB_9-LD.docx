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350136C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04C88874" w14:textId="37FC85E6"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494A85" w:rsidRPr="00BB3DA4">
        <w:rPr>
          <w:rFonts w:ascii="Times New Roman" w:hAnsi="Times New Roman" w:cs="Times New Roman"/>
          <w:sz w:val="24"/>
          <w:szCs w:val="24"/>
        </w:rPr>
        <w:t>Suchinta</w:t>
      </w:r>
      <w:proofErr w:type="spellEnd"/>
      <w:r w:rsidR="00494A85" w:rsidRPr="00BB3DA4">
        <w:rPr>
          <w:rFonts w:ascii="Times New Roman" w:hAnsi="Times New Roman" w:cs="Times New Roman"/>
          <w:sz w:val="24"/>
          <w:szCs w:val="24"/>
        </w:rPr>
        <w:t xml:space="preserve"> </w:t>
      </w:r>
      <w:proofErr w:type="spellStart"/>
      <w:r w:rsidR="00494A85" w:rsidRPr="00BB3DA4">
        <w:rPr>
          <w:rFonts w:ascii="Times New Roman" w:hAnsi="Times New Roman" w:cs="Times New Roman"/>
          <w:sz w:val="24"/>
          <w:szCs w:val="24"/>
        </w:rPr>
        <w:t>Arif</w:t>
      </w:r>
      <w:proofErr w:type="spellEnd"/>
      <w:r w:rsidR="00494A85" w:rsidRPr="00BB3DA4">
        <w:rPr>
          <w:rFonts w:ascii="Times New Roman" w:hAnsi="Times New Roman" w:cs="Times New Roman"/>
          <w:sz w:val="24"/>
          <w:szCs w:val="24"/>
        </w:rPr>
        <w:t xml:space="preserve"> </w:t>
      </w:r>
    </w:p>
    <w:p w14:paraId="68781207" w14:textId="76CBDD42"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D92CE8A" w14:textId="5DF5E6E3"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Pr="00BB3DA4">
        <w:rPr>
          <w:rFonts w:ascii="Times New Roman" w:hAnsi="Times New Roman" w:cs="Times New Roman"/>
          <w:sz w:val="24"/>
          <w:szCs w:val="24"/>
        </w:rPr>
        <w:t>Brian Inouye</w:t>
      </w:r>
    </w:p>
    <w:p w14:paraId="05F2D948" w14:textId="154C804D"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6064E611" w14:textId="77777777" w:rsidR="00494A85" w:rsidRDefault="00494A85" w:rsidP="002C3801">
      <w:pPr>
        <w:pStyle w:val="ListParagraph"/>
        <w:numPr>
          <w:ilvl w:val="0"/>
          <w:numId w:val="2"/>
        </w:numPr>
        <w:spacing w:line="240" w:lineRule="auto"/>
        <w:rPr>
          <w:ins w:id="0" w:author="Laura Dee" w:date="2024-02-15T07:48:00Z"/>
          <w:rFonts w:ascii="Times New Roman" w:hAnsi="Times New Roman" w:cs="Times New Roman"/>
          <w:sz w:val="24"/>
          <w:szCs w:val="24"/>
        </w:rPr>
      </w:pPr>
      <w:commentRangeStart w:id="1"/>
      <w:r w:rsidRPr="00BB3DA4">
        <w:rPr>
          <w:rFonts w:ascii="Times New Roman" w:hAnsi="Times New Roman" w:cs="Times New Roman"/>
          <w:sz w:val="24"/>
          <w:szCs w:val="24"/>
        </w:rPr>
        <w:t xml:space="preserve">Joan </w:t>
      </w:r>
      <w:proofErr w:type="spellStart"/>
      <w:r w:rsidRPr="00BB3DA4">
        <w:rPr>
          <w:rFonts w:ascii="Times New Roman" w:hAnsi="Times New Roman" w:cs="Times New Roman"/>
          <w:sz w:val="24"/>
          <w:szCs w:val="24"/>
        </w:rPr>
        <w:t>Dudney</w:t>
      </w:r>
      <w:proofErr w:type="spellEnd"/>
      <w:r w:rsidRPr="00BB3DA4">
        <w:rPr>
          <w:rFonts w:ascii="Times New Roman" w:hAnsi="Times New Roman" w:cs="Times New Roman"/>
          <w:sz w:val="24"/>
          <w:szCs w:val="24"/>
        </w:rPr>
        <w:t xml:space="preserve"> </w:t>
      </w:r>
      <w:commentRangeEnd w:id="1"/>
      <w:r w:rsidR="00A260F5">
        <w:rPr>
          <w:rStyle w:val="CommentReference"/>
        </w:rPr>
        <w:commentReference w:id="1"/>
      </w:r>
    </w:p>
    <w:p w14:paraId="6A5DE432" w14:textId="52E0A5F6" w:rsidR="007909E9" w:rsidRPr="00BB3DA4" w:rsidRDefault="007909E9" w:rsidP="002C3801">
      <w:pPr>
        <w:pStyle w:val="ListParagraph"/>
        <w:numPr>
          <w:ilvl w:val="0"/>
          <w:numId w:val="2"/>
        </w:numPr>
        <w:spacing w:line="240" w:lineRule="auto"/>
        <w:rPr>
          <w:rFonts w:ascii="Times New Roman" w:hAnsi="Times New Roman" w:cs="Times New Roman"/>
          <w:sz w:val="24"/>
          <w:szCs w:val="24"/>
        </w:rPr>
      </w:pPr>
      <w:ins w:id="2" w:author="Laura Dee" w:date="2024-02-15T07:48:00Z">
        <w:r>
          <w:rPr>
            <w:rFonts w:ascii="Times New Roman" w:hAnsi="Times New Roman" w:cs="Times New Roman"/>
            <w:sz w:val="24"/>
            <w:szCs w:val="24"/>
          </w:rPr>
          <w:t>Erin Mordecai or Andy MacDonald?</w:t>
        </w:r>
      </w:ins>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Martin Van de Pol</w:t>
      </w:r>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348DFA18"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w:t>
      </w:r>
      <w:ins w:id="3" w:author="Laura Dee" w:date="2024-02-12T15:58:00Z">
        <w:r w:rsidR="00BC55C5">
          <w:rPr>
            <w:rFonts w:ascii="Times New Roman" w:hAnsi="Times New Roman" w:cs="Times New Roman"/>
            <w:color w:val="000000"/>
            <w:sz w:val="24"/>
            <w:szCs w:val="24"/>
          </w:rPr>
          <w:t xml:space="preserve"> lead to incorrect </w:t>
        </w:r>
      </w:ins>
      <w:del w:id="4" w:author="Laura Dee" w:date="2024-02-12T15:58:00Z">
        <w:r w:rsidRPr="002C3801" w:rsidDel="00BC55C5">
          <w:rPr>
            <w:rFonts w:ascii="Times New Roman" w:hAnsi="Times New Roman" w:cs="Times New Roman"/>
            <w:color w:val="000000"/>
            <w:sz w:val="24"/>
            <w:szCs w:val="24"/>
          </w:rPr>
          <w:delText xml:space="preserve"> bias </w:delText>
        </w:r>
      </w:del>
      <w:r w:rsidRPr="002C3801">
        <w:rPr>
          <w:rFonts w:ascii="Times New Roman" w:hAnsi="Times New Roman" w:cs="Times New Roman"/>
          <w:color w:val="000000"/>
          <w:sz w:val="24"/>
          <w:szCs w:val="24"/>
        </w:rPr>
        <w:t>conclusions</w:t>
      </w:r>
      <w:ins w:id="5" w:author="Laura Dee" w:date="2024-02-12T15:59:00Z">
        <w:r w:rsidR="00BC55C5">
          <w:rPr>
            <w:rFonts w:ascii="Times New Roman" w:hAnsi="Times New Roman" w:cs="Times New Roman"/>
            <w:color w:val="000000"/>
            <w:sz w:val="24"/>
            <w:szCs w:val="24"/>
          </w:rPr>
          <w:t xml:space="preserve"> --</w:t>
        </w:r>
      </w:ins>
      <w:del w:id="6" w:author="Laura Dee" w:date="2024-02-12T15:58:00Z">
        <w:r w:rsidR="00052211" w:rsidDel="00BC55C5">
          <w:rPr>
            <w:rFonts w:ascii="Times New Roman" w:hAnsi="Times New Roman" w:cs="Times New Roman"/>
            <w:color w:val="000000"/>
            <w:sz w:val="24"/>
            <w:szCs w:val="24"/>
          </w:rPr>
          <w:delText>:</w:delText>
        </w:r>
      </w:del>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w:t>
      </w:r>
      <w:ins w:id="7" w:author="Laura Dee" w:date="2024-02-12T15:59:00Z">
        <w:r w:rsidR="00BC55C5">
          <w:rPr>
            <w:rFonts w:ascii="Times New Roman" w:hAnsi="Times New Roman" w:cs="Times New Roman"/>
            <w:color w:val="000000"/>
            <w:sz w:val="24"/>
            <w:szCs w:val="24"/>
          </w:rPr>
          <w:t xml:space="preserve">-- </w:t>
        </w:r>
      </w:ins>
      <w:r w:rsidR="00052211">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 xml:space="preserve">leads to the </w:t>
      </w:r>
      <w:ins w:id="8" w:author="Laura Dee" w:date="2024-02-12T15:59:00Z">
        <w:r w:rsidR="009D6271">
          <w:rPr>
            <w:rFonts w:ascii="Times New Roman" w:hAnsi="Times New Roman" w:cs="Times New Roman"/>
            <w:color w:val="000000"/>
            <w:sz w:val="24"/>
            <w:szCs w:val="24"/>
          </w:rPr>
          <w:t>common</w:t>
        </w:r>
      </w:ins>
      <w:del w:id="9" w:author="Laura Dee" w:date="2024-02-12T15:59:00Z">
        <w:r w:rsidRPr="002C3801" w:rsidDel="009D6271">
          <w:rPr>
            <w:rFonts w:ascii="Times New Roman" w:hAnsi="Times New Roman" w:cs="Times New Roman"/>
            <w:color w:val="000000"/>
            <w:sz w:val="24"/>
            <w:szCs w:val="24"/>
          </w:rPr>
          <w:delText>old</w:delText>
        </w:r>
      </w:del>
      <w:r w:rsidRPr="002C3801">
        <w:rPr>
          <w:rFonts w:ascii="Times New Roman" w:hAnsi="Times New Roman" w:cs="Times New Roman"/>
          <w:color w:val="000000"/>
          <w:sz w:val="24"/>
          <w:szCs w:val="24"/>
        </w:rPr>
        <w:t xml:space="preserve">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all of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4B0D17C9"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r w:rsidRPr="002C3801">
        <w:rPr>
          <w:rFonts w:ascii="Times New Roman" w:eastAsia="Calibri" w:hAnsi="Times New Roman" w:cs="Times New Roman"/>
          <w:color w:val="333333"/>
          <w:sz w:val="24"/>
          <w:szCs w:val="24"/>
        </w:rPr>
        <w:t xml:space="preserve">each and every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really hard</w:t>
      </w:r>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5688C48A" w:rsidR="00766539" w:rsidRDefault="00E472C2" w:rsidP="00766539">
      <w:pPr>
        <w:keepNext/>
        <w:spacing w:after="160" w:line="360" w:lineRule="auto"/>
      </w:pPr>
      <w:r w:rsidRPr="00E472C2">
        <w:rPr>
          <w:rFonts w:ascii="Times New Roman" w:eastAsia="Calibri" w:hAnsi="Times New Roman" w:cs="Times New Roman"/>
          <w:noProof/>
          <w:color w:val="333333"/>
          <w:sz w:val="24"/>
          <w:szCs w:val="24"/>
        </w:rPr>
        <w:lastRenderedPageBreak/>
        <w:drawing>
          <wp:inline distT="0" distB="0" distL="0" distR="0" wp14:anchorId="63D09F3B" wp14:editId="557989DA">
            <wp:extent cx="5943600" cy="1370965"/>
            <wp:effectExtent l="0" t="0" r="0" b="635"/>
            <wp:docPr id="1297274801" name="Picture 1" descr="A diagram of a driver causing a variable bi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4801" name="Picture 1" descr="A diagram of a driver causing a variable bias&#10;&#10;Description automatically generated"/>
                    <pic:cNvPicPr/>
                  </pic:nvPicPr>
                  <pic:blipFill>
                    <a:blip r:embed="rId17"/>
                    <a:stretch>
                      <a:fillRect/>
                    </a:stretch>
                  </pic:blipFill>
                  <pic:spPr>
                    <a:xfrm>
                      <a:off x="0" y="0"/>
                      <a:ext cx="5943600" cy="1370965"/>
                    </a:xfrm>
                    <a:prstGeom prst="rect">
                      <a:avLst/>
                    </a:prstGeom>
                  </pic:spPr>
                </pic:pic>
              </a:graphicData>
            </a:graphic>
          </wp:inline>
        </w:drawing>
      </w:r>
      <w:r w:rsidRPr="00E472C2">
        <w:rPr>
          <w:rFonts w:ascii="Times New Roman" w:eastAsia="Calibri" w:hAnsi="Times New Roman" w:cs="Times New Roman"/>
          <w:noProof/>
          <w:color w:val="333333"/>
          <w:sz w:val="24"/>
          <w:szCs w:val="24"/>
        </w:rPr>
        <w:t xml:space="preserve">  </w:t>
      </w:r>
    </w:p>
    <w:p w14:paraId="4CA32965" w14:textId="0549B0ED"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(Y) is driven by both a measured variable (X) and an unmeasured variable (U)</w:t>
      </w:r>
      <w:r w:rsidR="0065654D">
        <w:rPr>
          <w:rFonts w:ascii="Times New Roman" w:hAnsi="Times New Roman" w:cs="Times New Roman"/>
          <w:i w:val="0"/>
          <w:iCs w:val="0"/>
          <w:color w:val="000000" w:themeColor="text1"/>
        </w:rPr>
        <w:t xml:space="preserve">, where </w:t>
      </w:r>
      <w:r w:rsidRPr="00766539">
        <w:rPr>
          <w:rFonts w:ascii="Times New Roman" w:hAnsi="Times New Roman" w:cs="Times New Roman"/>
          <w:i w:val="0"/>
          <w:iCs w:val="0"/>
          <w:color w:val="000000" w:themeColor="text1"/>
        </w:rPr>
        <w:t>(e)</w:t>
      </w:r>
      <w:r w:rsidR="0065654D">
        <w:rPr>
          <w:rFonts w:ascii="Times New Roman" w:hAnsi="Times New Roman" w:cs="Times New Roman"/>
          <w:i w:val="0"/>
          <w:iCs w:val="0"/>
          <w:color w:val="000000" w:themeColor="text1"/>
        </w:rPr>
        <w:t xml:space="preserve"> shows a random error term</w:t>
      </w:r>
      <w:r w:rsidRPr="00766539">
        <w:rPr>
          <w:rFonts w:ascii="Times New Roman" w:hAnsi="Times New Roman" w:cs="Times New Roman"/>
          <w:i w:val="0"/>
          <w:iCs w:val="0"/>
          <w:color w:val="000000" w:themeColor="text1"/>
        </w:rPr>
        <w:t xml:space="preserve">. In </w:t>
      </w:r>
      <w:r w:rsidR="00370F0F">
        <w:rPr>
          <w:rFonts w:ascii="Times New Roman" w:hAnsi="Times New Roman" w:cs="Times New Roman"/>
          <w:i w:val="0"/>
          <w:iCs w:val="0"/>
          <w:color w:val="000000" w:themeColor="text1"/>
        </w:rPr>
        <w:t>(A)</w:t>
      </w:r>
      <w:r w:rsidRPr="00766539">
        <w:rPr>
          <w:rFonts w:ascii="Times New Roman" w:hAnsi="Times New Roman" w:cs="Times New Roman"/>
          <w:i w:val="0"/>
          <w:iCs w:val="0"/>
          <w:color w:val="000000" w:themeColor="text1"/>
        </w:rPr>
        <w:t>, X and U are uncorrelated, and thus the lack of inclusion of U in a statistical model increases the standard error of the estimate</w:t>
      </w:r>
      <w:r w:rsidR="0065654D">
        <w:rPr>
          <w:rFonts w:ascii="Times New Roman" w:hAnsi="Times New Roman" w:cs="Times New Roman"/>
          <w:i w:val="0"/>
          <w:iCs w:val="0"/>
          <w:color w:val="000000" w:themeColor="text1"/>
        </w:rPr>
        <w:t xml:space="preserve"> (decreases precision)</w:t>
      </w:r>
      <w:r w:rsidRPr="00766539">
        <w:rPr>
          <w:rFonts w:ascii="Times New Roman" w:hAnsi="Times New Roman" w:cs="Times New Roman"/>
          <w:i w:val="0"/>
          <w:iCs w:val="0"/>
          <w:color w:val="000000" w:themeColor="text1"/>
        </w:rPr>
        <w:t xml:space="preserve"> of the effect of X on </w:t>
      </w:r>
      <w:r w:rsidR="00E64830" w:rsidRPr="00766539">
        <w:rPr>
          <w:rFonts w:ascii="Times New Roman" w:hAnsi="Times New Roman" w:cs="Times New Roman"/>
          <w:i w:val="0"/>
          <w:iCs w:val="0"/>
          <w:color w:val="000000" w:themeColor="text1"/>
        </w:rPr>
        <w:t>Y 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U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drives X</w:t>
      </w:r>
      <w:r w:rsidR="00370F0F">
        <w:rPr>
          <w:rFonts w:ascii="Times New Roman" w:hAnsi="Times New Roman" w:cs="Times New Roman"/>
          <w:i w:val="0"/>
          <w:iCs w:val="0"/>
          <w:color w:val="000000" w:themeColor="text1"/>
        </w:rPr>
        <w:t xml:space="preserve"> </w:t>
      </w:r>
      <w:r w:rsidR="0065654D">
        <w:rPr>
          <w:rFonts w:ascii="Times New Roman" w:hAnsi="Times New Roman" w:cs="Times New Roman"/>
          <w:i w:val="0"/>
          <w:iCs w:val="0"/>
          <w:color w:val="000000" w:themeColor="text1"/>
        </w:rPr>
        <w:t xml:space="preserve">as in </w:t>
      </w:r>
      <w:r w:rsidR="00370F0F">
        <w:rPr>
          <w:rFonts w:ascii="Times New Roman" w:hAnsi="Times New Roman" w:cs="Times New Roman"/>
          <w:i w:val="0"/>
          <w:iCs w:val="0"/>
          <w:color w:val="000000" w:themeColor="text1"/>
        </w:rPr>
        <w:t xml:space="preserve">(B) </w:t>
      </w:r>
      <w:r w:rsidRPr="00766539">
        <w:rPr>
          <w:rFonts w:ascii="Times New Roman" w:hAnsi="Times New Roman" w:cs="Times New Roman"/>
          <w:i w:val="0"/>
          <w:iCs w:val="0"/>
          <w:color w:val="000000" w:themeColor="text1"/>
        </w:rPr>
        <w:t xml:space="preserve">or if U and X are driven by a common </w:t>
      </w:r>
      <w:r w:rsidR="00E472C2">
        <w:rPr>
          <w:rFonts w:ascii="Times New Roman" w:hAnsi="Times New Roman" w:cs="Times New Roman"/>
          <w:i w:val="0"/>
          <w:iCs w:val="0"/>
          <w:color w:val="000000" w:themeColor="text1"/>
        </w:rPr>
        <w:t>driver 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(C)</w:t>
      </w:r>
      <w:r w:rsidR="0065654D">
        <w:rPr>
          <w:rFonts w:ascii="Times New Roman" w:hAnsi="Times New Roman" w:cs="Times New Roman"/>
          <w:i w:val="0"/>
          <w:iCs w:val="0"/>
          <w:color w:val="000000" w:themeColor="text1"/>
        </w:rPr>
        <w:t>, then omitting</w:t>
      </w:r>
      <w:r w:rsidRPr="00766539">
        <w:rPr>
          <w:rFonts w:ascii="Times New Roman" w:hAnsi="Times New Roman" w:cs="Times New Roman"/>
          <w:i w:val="0"/>
          <w:iCs w:val="0"/>
          <w:color w:val="000000" w:themeColor="text1"/>
        </w:rPr>
        <w:t xml:space="preserve"> U from a statistical model causes</w:t>
      </w:r>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766539">
        <w:rPr>
          <w:rFonts w:ascii="Times New Roman" w:hAnsi="Times New Roman" w:cs="Times New Roman"/>
          <w:i w:val="0"/>
          <w:iCs w:val="0"/>
          <w:color w:val="000000" w:themeColor="text1"/>
        </w:rPr>
        <w:t>X on 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depends on the effect of U on Y</w:t>
      </w:r>
      <w:r w:rsidR="00370F0F">
        <w:rPr>
          <w:rFonts w:ascii="Times New Roman" w:hAnsi="Times New Roman" w:cs="Times New Roman"/>
          <w:i w:val="0"/>
          <w:iCs w:val="0"/>
          <w:color w:val="000000" w:themeColor="text1"/>
        </w:rPr>
        <w:t>, with the result that the causal effects are of X on Y are either over- or under-estimated</w:t>
      </w:r>
      <w:r w:rsidR="00E62D00">
        <w:rPr>
          <w:rFonts w:ascii="Times New Roman" w:hAnsi="Times New Roman" w:cs="Times New Roman"/>
          <w:i w:val="0"/>
          <w:iCs w:val="0"/>
          <w:color w:val="000000" w:themeColor="text1"/>
        </w:rPr>
        <w:t>, masking or mimicking a causal effect.</w:t>
      </w:r>
    </w:p>
    <w:p w14:paraId="14FE17E4" w14:textId="66198372"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r w:rsidR="008D1D23">
        <w:rPr>
          <w:rFonts w:ascii="Times New Roman" w:eastAsia="Calibri" w:hAnsi="Times New Roman" w:cs="Times New Roman"/>
          <w:color w:val="333333"/>
          <w:sz w:val="24"/>
          <w:szCs w:val="24"/>
        </w:rPr>
        <w:t xml:space="preserve">all of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 such as when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480FF406"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F71AB">
        <w:rPr>
          <w:rFonts w:ascii="Times New Roman" w:eastAsia="Calibri" w:hAnsi="Times New Roman" w:cs="Times New Roman"/>
          <w:color w:val="333333"/>
          <w:sz w:val="24"/>
          <w:szCs w:val="24"/>
        </w:rPr>
        <w:t xml:space="preserve">We argue </w:t>
      </w:r>
      <w:r w:rsidR="008F71AB" w:rsidRPr="00E472C2">
        <w:rPr>
          <w:rFonts w:ascii="Times New Roman" w:eastAsia="Calibri" w:hAnsi="Times New Roman" w:cs="Times New Roman"/>
          <w:color w:val="333333"/>
          <w:sz w:val="24"/>
          <w:szCs w:val="24"/>
        </w:rPr>
        <w:t>n</w:t>
      </w:r>
      <w:r w:rsidRPr="00E472C2">
        <w:rPr>
          <w:rFonts w:ascii="Times New Roman" w:eastAsia="Calibri" w:hAnsi="Times New Roman" w:cs="Times New Roman"/>
          <w:color w:val="333333"/>
          <w:sz w:val="24"/>
          <w:szCs w:val="24"/>
        </w:rPr>
        <w:t>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w:t>
      </w:r>
      <w:r w:rsidRPr="002C3801">
        <w:rPr>
          <w:rFonts w:ascii="Times New Roman" w:eastAsia="Calibri" w:hAnsi="Times New Roman" w:cs="Times New Roman"/>
          <w:color w:val="333333"/>
          <w:sz w:val="24"/>
          <w:szCs w:val="24"/>
        </w:rPr>
        <w:lastRenderedPageBreak/>
        <w:t xml:space="preserve">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C3599F" w:rsidRPr="002C3801">
        <w:rPr>
          <w:rFonts w:ascii="Times New Roman" w:eastAsia="Calibri" w:hAnsi="Times New Roman" w:cs="Times New Roman"/>
          <w:color w:val="333333"/>
          <w:sz w:val="24"/>
          <w:szCs w:val="24"/>
        </w:rPr>
        <w:t>Thus, 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73C7E084"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1997)","noteIndex":0},"citationItems":[{"id":"uGql2L4F/rQYEhhfK","uris":["http://zotero.org/users/1810851/items/7YUA7SXD"],"itemData":{"id":2372,"type":"article-journal","container-title":"American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ins w:id="10" w:author="Laura Dee" w:date="2024-02-13T14:37:00Z">
        <w:r w:rsidR="00107933">
          <w:rPr>
            <w:rFonts w:ascii="Times New Roman" w:eastAsia="Calibri" w:hAnsi="Times New Roman" w:cs="Times New Roman"/>
            <w:color w:val="333333"/>
            <w:sz w:val="24"/>
            <w:szCs w:val="24"/>
            <w:lang w:val="en-US"/>
          </w:rPr>
          <w:t xml:space="preserve">for causal interpretation of effects </w:t>
        </w:r>
      </w:ins>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ins w:id="11" w:author="Laura Dee" w:date="2024-02-13T14:38:00Z">
        <w:r w:rsidR="00230051">
          <w:rPr>
            <w:rFonts w:ascii="Times New Roman" w:eastAsia="Calibri" w:hAnsi="Times New Roman" w:cs="Times New Roman"/>
            <w:color w:val="333333"/>
            <w:sz w:val="24"/>
            <w:szCs w:val="24"/>
            <w:lang w:val="en-US"/>
          </w:rPr>
          <w:t>. Experiments can also</w:t>
        </w:r>
      </w:ins>
      <w:del w:id="12" w:author="Laura Dee" w:date="2024-02-13T14:38:00Z">
        <w:r w:rsidR="00095918" w:rsidRPr="00FF4656" w:rsidDel="00230051">
          <w:rPr>
            <w:rFonts w:ascii="Times New Roman" w:eastAsia="Calibri" w:hAnsi="Times New Roman" w:cs="Times New Roman"/>
            <w:color w:val="333333"/>
            <w:sz w:val="24"/>
            <w:szCs w:val="24"/>
            <w:lang w:val="en-US"/>
          </w:rPr>
          <w:delText>,</w:delText>
        </w:r>
      </w:del>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w:t>
      </w:r>
      <w:del w:id="13" w:author="Laura Dee" w:date="2024-02-13T14:38:00Z">
        <w:r w:rsidR="00C9280B" w:rsidRPr="00FF4656" w:rsidDel="00230051">
          <w:rPr>
            <w:rFonts w:ascii="Times New Roman" w:eastAsia="Calibri" w:hAnsi="Times New Roman" w:cs="Times New Roman"/>
            <w:color w:val="333333"/>
            <w:sz w:val="24"/>
            <w:szCs w:val="24"/>
            <w:lang w:val="en-US"/>
          </w:rPr>
          <w:delText>,</w:delText>
        </w:r>
      </w:del>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natural </w:t>
      </w:r>
      <w:commentRangeStart w:id="14"/>
      <w:r w:rsidR="00C9280B" w:rsidRPr="00FF4656">
        <w:rPr>
          <w:rFonts w:ascii="Times New Roman" w:eastAsia="Calibri" w:hAnsi="Times New Roman" w:cs="Times New Roman"/>
          <w:color w:val="333333"/>
          <w:sz w:val="24"/>
          <w:szCs w:val="24"/>
          <w:lang w:val="en-US"/>
        </w:rPr>
        <w:t>ecosystems</w:t>
      </w:r>
      <w:commentRangeEnd w:id="14"/>
      <w:r w:rsidR="00DA0FF1">
        <w:rPr>
          <w:rStyle w:val="CommentReference"/>
        </w:rPr>
        <w:commentReference w:id="14"/>
      </w:r>
      <w:r w:rsidR="00C9280B" w:rsidRPr="00FF4656">
        <w:rPr>
          <w:rFonts w:ascii="Times New Roman" w:eastAsia="Calibri" w:hAnsi="Times New Roman" w:cs="Times New Roman"/>
          <w:color w:val="333333"/>
          <w:sz w:val="24"/>
          <w:szCs w:val="24"/>
          <w:lang w:val="en-US"/>
        </w:rPr>
        <w:t xml:space="preserve">.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w:t>
      </w:r>
      <w:del w:id="15" w:author="Laura Dee" w:date="2024-02-14T13:30:00Z">
        <w:r w:rsidR="007C19DF" w:rsidDel="009B65A1">
          <w:rPr>
            <w:rFonts w:ascii="Times New Roman" w:eastAsia="Calibri" w:hAnsi="Times New Roman" w:cs="Times New Roman"/>
            <w:color w:val="333333"/>
            <w:sz w:val="24"/>
            <w:szCs w:val="24"/>
          </w:rPr>
          <w:delText xml:space="preserve">there is a growing </w:delText>
        </w:r>
      </w:del>
      <w:r w:rsidR="007C19DF">
        <w:rPr>
          <w:rFonts w:ascii="Times New Roman" w:eastAsia="Calibri" w:hAnsi="Times New Roman" w:cs="Times New Roman"/>
          <w:color w:val="333333"/>
          <w:sz w:val="24"/>
          <w:szCs w:val="24"/>
        </w:rPr>
        <w:t xml:space="preserve">interest </w:t>
      </w:r>
      <w:del w:id="16" w:author="Laura Dee" w:date="2024-02-14T13:30:00Z">
        <w:r w:rsidR="007C19DF" w:rsidDel="009B65A1">
          <w:rPr>
            <w:rFonts w:ascii="Times New Roman" w:eastAsia="Calibri" w:hAnsi="Times New Roman" w:cs="Times New Roman"/>
            <w:color w:val="333333"/>
            <w:sz w:val="24"/>
            <w:szCs w:val="24"/>
          </w:rPr>
          <w:delText>and use of</w:delText>
        </w:r>
      </w:del>
      <w:ins w:id="17" w:author="Laura Dee" w:date="2024-02-14T13:30:00Z">
        <w:r w:rsidR="009B65A1">
          <w:rPr>
            <w:rFonts w:ascii="Times New Roman" w:eastAsia="Calibri" w:hAnsi="Times New Roman" w:cs="Times New Roman"/>
            <w:color w:val="333333"/>
            <w:sz w:val="24"/>
            <w:szCs w:val="24"/>
          </w:rPr>
          <w:t>in</w:t>
        </w:r>
      </w:ins>
      <w:r w:rsidR="007C19DF">
        <w:rPr>
          <w:rFonts w:ascii="Times New Roman" w:eastAsia="Calibri" w:hAnsi="Times New Roman" w:cs="Times New Roman"/>
          <w:color w:val="333333"/>
          <w:sz w:val="24"/>
          <w:szCs w:val="24"/>
        </w:rPr>
        <w:t xml:space="preserve"> causal inference in ecology</w:t>
      </w:r>
      <w:r w:rsidR="002C3219">
        <w:rPr>
          <w:rFonts w:ascii="Times New Roman" w:eastAsia="Calibri" w:hAnsi="Times New Roman" w:cs="Times New Roman"/>
          <w:color w:val="333333"/>
          <w:sz w:val="24"/>
          <w:szCs w:val="24"/>
        </w:rPr>
        <w:t xml:space="preserve"> for observational data</w:t>
      </w:r>
      <w:ins w:id="18" w:author="Laura Dee" w:date="2024-02-14T13:30:00Z">
        <w:r w:rsidR="009B65A1">
          <w:rPr>
            <w:rFonts w:ascii="Times New Roman" w:eastAsia="Calibri" w:hAnsi="Times New Roman" w:cs="Times New Roman"/>
            <w:color w:val="333333"/>
            <w:sz w:val="24"/>
            <w:szCs w:val="24"/>
          </w:rPr>
          <w:t xml:space="preserve"> is growing</w:t>
        </w:r>
      </w:ins>
      <w:r w:rsidR="002C3219">
        <w:rPr>
          <w:rFonts w:ascii="Times New Roman" w:eastAsia="Calibri" w:hAnsi="Times New Roman" w:cs="Times New Roman"/>
          <w:color w:val="333333"/>
          <w:sz w:val="24"/>
          <w:szCs w:val="24"/>
        </w:rPr>
        <w:t>,</w:t>
      </w:r>
      <w:r w:rsidR="007C19DF">
        <w:rPr>
          <w:rFonts w:ascii="Times New Roman" w:eastAsia="Calibri" w:hAnsi="Times New Roman" w:cs="Times New Roman"/>
          <w:color w:val="333333"/>
          <w:sz w:val="24"/>
          <w:szCs w:val="24"/>
        </w:rPr>
        <w:t xml:space="preserve"> including </w:t>
      </w:r>
      <w:r w:rsidR="002C3219">
        <w:rPr>
          <w:rFonts w:ascii="Times New Roman" w:eastAsia="Calibri" w:hAnsi="Times New Roman" w:cs="Times New Roman"/>
          <w:color w:val="333333"/>
          <w:sz w:val="24"/>
          <w:szCs w:val="24"/>
        </w:rPr>
        <w:t xml:space="preserve">by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4A0AFBD8"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Here, we aim to provide a guide to readily</w:t>
      </w:r>
      <w:ins w:id="19" w:author="Laura Dee" w:date="2024-02-14T13:59:00Z">
        <w:r w:rsidR="00A71941">
          <w:rPr>
            <w:rFonts w:ascii="Times New Roman" w:eastAsia="Calibri" w:hAnsi="Times New Roman" w:cs="Times New Roman"/>
            <w:color w:val="333333"/>
            <w:sz w:val="24"/>
            <w:szCs w:val="24"/>
          </w:rPr>
          <w:t>-</w:t>
        </w:r>
      </w:ins>
      <w:del w:id="20" w:author="Laura Dee" w:date="2024-02-14T13:59:00Z">
        <w:r w:rsidR="00B108F5" w:rsidRPr="002C3801" w:rsidDel="00A71941">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available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w:t>
      </w:r>
      <w:del w:id="21" w:author="Laura Dee" w:date="2024-02-14T13:59:00Z">
        <w:r w:rsidRPr="002C3801" w:rsidDel="00A71941">
          <w:rPr>
            <w:rFonts w:ascii="Times New Roman" w:eastAsia="Calibri" w:hAnsi="Times New Roman" w:cs="Times New Roman"/>
            <w:color w:val="333333"/>
            <w:sz w:val="24"/>
            <w:szCs w:val="24"/>
          </w:rPr>
          <w:delText xml:space="preserve">briefly </w:delText>
        </w:r>
      </w:del>
      <w:r w:rsidRPr="002C3801">
        <w:rPr>
          <w:rFonts w:ascii="Times New Roman" w:eastAsia="Calibri" w:hAnsi="Times New Roman" w:cs="Times New Roman"/>
          <w:color w:val="333333"/>
          <w:sz w:val="24"/>
          <w:szCs w:val="24"/>
        </w:rPr>
        <w:t xml:space="preserve">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8D7C8F">
        <w:rPr>
          <w:rFonts w:ascii="Times New Roman" w:eastAsia="Calibri" w:hAnsi="Times New Roman" w:cs="Times New Roman"/>
          <w:color w:val="333333"/>
          <w:sz w:val="24"/>
          <w:szCs w:val="24"/>
        </w:rPr>
        <w:t>, including random effects,</w:t>
      </w:r>
      <w:r w:rsidR="00B9056C">
        <w:rPr>
          <w:rFonts w:ascii="Times New Roman" w:eastAsia="Calibri" w:hAnsi="Times New Roman" w:cs="Times New Roman"/>
          <w:color w:val="333333"/>
          <w:sz w:val="24"/>
          <w:szCs w:val="24"/>
        </w:rPr>
        <w:t xml:space="preserve"> and </w:t>
      </w:r>
      <w:r w:rsidR="0021786E">
        <w:rPr>
          <w:rFonts w:ascii="Times New Roman" w:eastAsia="Calibri" w:hAnsi="Times New Roman" w:cs="Times New Roman"/>
          <w:color w:val="333333"/>
          <w:sz w:val="24"/>
          <w:szCs w:val="24"/>
        </w:rPr>
        <w:t xml:space="preserve">their </w:t>
      </w:r>
      <w:r w:rsidR="00B9056C">
        <w:rPr>
          <w:rFonts w:ascii="Times New Roman" w:eastAsia="Calibri" w:hAnsi="Times New Roman" w:cs="Times New Roman"/>
          <w:color w:val="333333"/>
          <w:sz w:val="24"/>
          <w:szCs w:val="24"/>
        </w:rPr>
        <w:t>associated limitations</w:t>
      </w:r>
      <w:r w:rsidR="00732DC2" w:rsidRPr="002C3801">
        <w:rPr>
          <w:rFonts w:ascii="Times New Roman" w:eastAsia="Calibri" w:hAnsi="Times New Roman" w:cs="Times New Roman"/>
          <w:color w:val="333333"/>
          <w:sz w:val="24"/>
          <w:szCs w:val="24"/>
        </w:rPr>
        <w:t xml:space="preserve">. After, </w:t>
      </w:r>
      <w:r w:rsidR="00732DC2" w:rsidRPr="00EA5E7A">
        <w:rPr>
          <w:rFonts w:ascii="Times New Roman" w:eastAsia="Calibri" w:hAnsi="Times New Roman" w:cs="Times New Roman"/>
          <w:color w:val="333333"/>
          <w:sz w:val="24"/>
          <w:szCs w:val="24"/>
        </w:rPr>
        <w:t xml:space="preserve">we review </w:t>
      </w:r>
      <w:r w:rsidRPr="00EA5E7A">
        <w:rPr>
          <w:rFonts w:ascii="Times New Roman" w:eastAsia="Calibri" w:hAnsi="Times New Roman" w:cs="Times New Roman"/>
          <w:color w:val="333333"/>
          <w:sz w:val="24"/>
          <w:szCs w:val="24"/>
        </w:rPr>
        <w:t>tools for identifying potential sources of omitted variable bias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We </w:t>
      </w:r>
      <w:r w:rsidRPr="002C3801">
        <w:rPr>
          <w:rFonts w:ascii="Times New Roman" w:eastAsia="Calibri" w:hAnsi="Times New Roman" w:cs="Times New Roman"/>
          <w:sz w:val="24"/>
          <w:szCs w:val="24"/>
        </w:rPr>
        <w:t>then</w:t>
      </w:r>
      <w:r w:rsidR="00732DC2" w:rsidRPr="002C3801">
        <w:rPr>
          <w:rFonts w:ascii="Times New Roman" w:eastAsia="Calibri" w:hAnsi="Times New Roman" w:cs="Times New Roman"/>
          <w:sz w:val="24"/>
          <w:szCs w:val="24"/>
        </w:rPr>
        <w:t xml:space="preserve"> outline</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sampling and </w:t>
      </w:r>
      <w:r w:rsidR="009A2BE2" w:rsidRPr="002C3801">
        <w:rPr>
          <w:rFonts w:ascii="Times New Roman" w:eastAsia="Calibri" w:hAnsi="Times New Roman" w:cs="Times New Roman"/>
          <w:sz w:val="24"/>
          <w:szCs w:val="24"/>
        </w:rPr>
        <w:t xml:space="preserve">statistical </w:t>
      </w:r>
      <w:del w:id="22" w:author="Laura Dee" w:date="2024-02-14T14:00:00Z">
        <w:r w:rsidR="00581014" w:rsidRPr="002C3801" w:rsidDel="00A71941">
          <w:rPr>
            <w:rFonts w:ascii="Times New Roman" w:eastAsia="Calibri" w:hAnsi="Times New Roman" w:cs="Times New Roman"/>
            <w:sz w:val="24"/>
            <w:szCs w:val="24"/>
          </w:rPr>
          <w:delText xml:space="preserve">model </w:delText>
        </w:r>
      </w:del>
      <w:r w:rsidR="009A2BE2" w:rsidRPr="002C3801">
        <w:rPr>
          <w:rFonts w:ascii="Times New Roman" w:eastAsia="Calibri" w:hAnsi="Times New Roman" w:cs="Times New Roman"/>
          <w:sz w:val="24"/>
          <w:szCs w:val="24"/>
        </w:rPr>
        <w:t xml:space="preserve">designs </w:t>
      </w:r>
      <w:r w:rsidRPr="002C3801">
        <w:rPr>
          <w:rFonts w:ascii="Times New Roman" w:eastAsia="Calibri" w:hAnsi="Times New Roman" w:cs="Times New Roman"/>
          <w:sz w:val="24"/>
          <w:szCs w:val="24"/>
        </w:rPr>
        <w:t xml:space="preserve">for dealing with omitted </w:t>
      </w:r>
      <w:r w:rsidRPr="002C3801">
        <w:rPr>
          <w:rFonts w:ascii="Times New Roman" w:eastAsia="Calibri" w:hAnsi="Times New Roman" w:cs="Times New Roman"/>
          <w:sz w:val="24"/>
          <w:szCs w:val="24"/>
        </w:rPr>
        <w:lastRenderedPageBreak/>
        <w:t>variable bias</w:t>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commentRangeStart w:id="23"/>
      <w:r w:rsidR="00D14E40" w:rsidRPr="002C3801">
        <w:rPr>
          <w:rFonts w:ascii="Times New Roman" w:eastAsia="Calibri" w:hAnsi="Times New Roman" w:cs="Times New Roman"/>
          <w:sz w:val="24"/>
          <w:szCs w:val="24"/>
        </w:rPr>
        <w:t xml:space="preserve">Most of these statistical </w:t>
      </w:r>
      <w:del w:id="24" w:author="Laura Dee" w:date="2024-02-14T14:00:00Z">
        <w:r w:rsidR="00581014" w:rsidRPr="002C3801" w:rsidDel="00A71941">
          <w:rPr>
            <w:rFonts w:ascii="Times New Roman" w:eastAsia="Calibri" w:hAnsi="Times New Roman" w:cs="Times New Roman"/>
            <w:sz w:val="24"/>
            <w:szCs w:val="24"/>
          </w:rPr>
          <w:delText xml:space="preserve">model </w:delText>
        </w:r>
      </w:del>
      <w:r w:rsidR="00D14E40" w:rsidRPr="002C3801">
        <w:rPr>
          <w:rFonts w:ascii="Times New Roman" w:eastAsia="Calibri" w:hAnsi="Times New Roman" w:cs="Times New Roman"/>
          <w:sz w:val="24"/>
          <w:szCs w:val="24"/>
        </w:rPr>
        <w:t xml:space="preserve">designs </w:t>
      </w:r>
      <w:r w:rsidR="009A2BE2" w:rsidRPr="002C3801">
        <w:rPr>
          <w:rFonts w:ascii="Times New Roman" w:eastAsia="Calibri" w:hAnsi="Times New Roman" w:cs="Times New Roman"/>
          <w:sz w:val="24"/>
          <w:szCs w:val="24"/>
        </w:rPr>
        <w:t xml:space="preserve">are </w:t>
      </w:r>
      <w:r w:rsidR="00C65090">
        <w:rPr>
          <w:rFonts w:ascii="Times New Roman" w:eastAsia="Calibri" w:hAnsi="Times New Roman" w:cs="Times New Roman"/>
          <w:sz w:val="24"/>
          <w:szCs w:val="24"/>
        </w:rPr>
        <w:t>underutilized</w:t>
      </w:r>
      <w:r w:rsidR="00EE1CDE">
        <w:rPr>
          <w:rFonts w:ascii="Times New Roman" w:eastAsia="Calibri" w:hAnsi="Times New Roman" w:cs="Times New Roman"/>
          <w:sz w:val="24"/>
          <w:szCs w:val="24"/>
        </w:rPr>
        <w:t>, if not novel,</w:t>
      </w:r>
      <w:r w:rsidR="00C65090"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for</w:t>
      </w:r>
      <w:r w:rsidR="009A2BE2" w:rsidRPr="002C3801">
        <w:rPr>
          <w:rFonts w:ascii="Times New Roman" w:eastAsia="Calibri" w:hAnsi="Times New Roman" w:cs="Times New Roman"/>
          <w:sz w:val="24"/>
          <w:szCs w:val="24"/>
        </w:rPr>
        <w:t xml:space="preserve"> ecology</w:t>
      </w:r>
      <w:r w:rsidRPr="002C3801">
        <w:rPr>
          <w:rFonts w:ascii="Times New Roman" w:eastAsia="Calibri" w:hAnsi="Times New Roman" w:cs="Times New Roman"/>
          <w:sz w:val="24"/>
          <w:szCs w:val="24"/>
        </w:rPr>
        <w:t xml:space="preserve">. </w:t>
      </w:r>
      <w:commentRangeEnd w:id="23"/>
      <w:r w:rsidR="00EF73F8">
        <w:rPr>
          <w:rStyle w:val="CommentReference"/>
        </w:rPr>
        <w:commentReference w:id="23"/>
      </w:r>
      <w:r w:rsidRPr="002C3801">
        <w:rPr>
          <w:rFonts w:ascii="Times New Roman" w:eastAsia="Calibri" w:hAnsi="Times New Roman" w:cs="Times New Roman"/>
          <w:sz w:val="24"/>
          <w:szCs w:val="24"/>
        </w:rPr>
        <w:t>To illustrat</w:t>
      </w:r>
      <w:r w:rsidRPr="002C3801">
        <w:rPr>
          <w:rFonts w:ascii="Times New Roman" w:eastAsia="Calibri" w:hAnsi="Times New Roman" w:cs="Times New Roman"/>
          <w:color w:val="333333"/>
          <w:sz w:val="24"/>
          <w:szCs w:val="24"/>
        </w:rPr>
        <w:t xml:space="preserve">e problems with OVB and different ways to identify and address it, we present a motivating example </w:t>
      </w:r>
      <w:r w:rsidR="00732DC2" w:rsidRPr="002C3801">
        <w:rPr>
          <w:rFonts w:ascii="Times New Roman" w:eastAsia="Calibri" w:hAnsi="Times New Roman" w:cs="Times New Roman"/>
          <w:color w:val="333333"/>
          <w:sz w:val="24"/>
          <w:szCs w:val="24"/>
        </w:rPr>
        <w:t xml:space="preserve">that aims to quantify the causal effect of temperature on </w:t>
      </w:r>
      <w:r w:rsidRPr="002C3801">
        <w:rPr>
          <w:rFonts w:ascii="Times New Roman" w:eastAsia="Calibri" w:hAnsi="Times New Roman" w:cs="Times New Roman"/>
          <w:color w:val="333333"/>
          <w:sz w:val="24"/>
          <w:szCs w:val="24"/>
        </w:rPr>
        <w:t>marine snail abundances. With this example, we demonstrate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this data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 and why they fall short of dealing with OVB </w:t>
      </w:r>
      <w:r w:rsidR="00732DC2" w:rsidRPr="002C3801">
        <w:rPr>
          <w:rFonts w:ascii="Times New Roman" w:eastAsia="Calibri" w:hAnsi="Times New Roman" w:cs="Times New Roman"/>
          <w:color w:val="333333"/>
          <w:sz w:val="24"/>
          <w:szCs w:val="24"/>
        </w:rPr>
        <w:t xml:space="preserve">(i.e., have statistical bias) </w:t>
      </w:r>
      <w:r w:rsidRPr="002C3801">
        <w:rPr>
          <w:rFonts w:ascii="Times New Roman" w:eastAsia="Calibri" w:hAnsi="Times New Roman" w:cs="Times New Roman"/>
          <w:color w:val="333333"/>
          <w:sz w:val="24"/>
          <w:szCs w:val="24"/>
        </w:rPr>
        <w:t xml:space="preserve">– compared to several other statistical </w:t>
      </w:r>
      <w:del w:id="25" w:author="Laura Dee" w:date="2024-02-14T14:00:00Z">
        <w:r w:rsidR="00581014" w:rsidRPr="002C3801" w:rsidDel="00A71941">
          <w:rPr>
            <w:rFonts w:ascii="Times New Roman" w:eastAsia="Calibri" w:hAnsi="Times New Roman" w:cs="Times New Roman"/>
            <w:color w:val="333333"/>
            <w:sz w:val="24"/>
            <w:szCs w:val="24"/>
          </w:rPr>
          <w:delText xml:space="preserve">model </w:delText>
        </w:r>
      </w:del>
      <w:r w:rsidRPr="002C3801">
        <w:rPr>
          <w:rFonts w:ascii="Times New Roman" w:eastAsia="Calibri" w:hAnsi="Times New Roman" w:cs="Times New Roman"/>
          <w:color w:val="333333"/>
          <w:sz w:val="24"/>
          <w:szCs w:val="24"/>
        </w:rPr>
        <w:t xml:space="preserve">designs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 xml:space="preserve">omitted variable. We then </w:t>
      </w:r>
      <w:r w:rsidRPr="00B6411A">
        <w:rPr>
          <w:rFonts w:ascii="Times New Roman" w:eastAsia="Calibri" w:hAnsi="Times New Roman" w:cs="Times New Roman"/>
          <w:color w:val="333333"/>
          <w:sz w:val="24"/>
          <w:szCs w:val="24"/>
        </w:rPr>
        <w:t>present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which have seen limited adoption in ecology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732DC2" w:rsidRPr="00B6411A">
        <w:rPr>
          <w:rFonts w:ascii="Times New Roman" w:eastAsia="Calibri" w:hAnsi="Times New Roman" w:cs="Times New Roman"/>
          <w:color w:val="333333"/>
          <w:sz w:val="24"/>
          <w:szCs w:val="24"/>
        </w:rPr>
        <w:t xml:space="preserve"> (</w:t>
      </w:r>
      <w:del w:id="26" w:author="Laura Dee" w:date="2024-02-14T14:03:00Z">
        <w:r w:rsidR="00CB64C6" w:rsidRPr="00B6411A" w:rsidDel="00DA73C0">
          <w:rPr>
            <w:rFonts w:ascii="Times New Roman" w:eastAsia="Calibri" w:hAnsi="Times New Roman" w:cs="Times New Roman"/>
            <w:color w:val="333333"/>
            <w:sz w:val="24"/>
            <w:szCs w:val="24"/>
          </w:rPr>
          <w:delText>i.e.,</w:delText>
        </w:r>
        <w:r w:rsidR="00B6411A" w:rsidRPr="00927CA4" w:rsidDel="00DA73C0">
          <w:rPr>
            <w:rFonts w:ascii="Times New Roman" w:eastAsia="Calibri" w:hAnsi="Times New Roman" w:cs="Times New Roman"/>
            <w:color w:val="333333"/>
            <w:sz w:val="24"/>
            <w:szCs w:val="24"/>
          </w:rPr>
          <w:delText xml:space="preserve"> they</w:delText>
        </w:r>
      </w:del>
      <w:ins w:id="27" w:author="Laura Dee" w:date="2024-02-14T14:03:00Z">
        <w:r w:rsidR="00DA73C0">
          <w:rPr>
            <w:rFonts w:ascii="Times New Roman" w:eastAsia="Calibri" w:hAnsi="Times New Roman" w:cs="Times New Roman"/>
            <w:color w:val="333333"/>
            <w:sz w:val="24"/>
            <w:szCs w:val="24"/>
          </w:rPr>
          <w:t>meaning they</w:t>
        </w:r>
      </w:ins>
      <w:r w:rsidR="00B6411A" w:rsidRPr="00927CA4">
        <w:rPr>
          <w:rFonts w:ascii="Times New Roman" w:eastAsia="Calibri" w:hAnsi="Times New Roman" w:cs="Times New Roman"/>
          <w:color w:val="333333"/>
          <w:sz w:val="24"/>
          <w:szCs w:val="24"/>
        </w:rPr>
        <w:t xml:space="preserve">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002997FA"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28" w:name="_30j0zll" w:colFirst="0" w:colLast="0"/>
      <w:bookmarkEnd w:id="28"/>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ins w:id="29" w:author="Laura Dee" w:date="2024-02-14T14:07:00Z">
        <w:r w:rsidR="008A4BFC">
          <w:rPr>
            <w:rFonts w:ascii="Times New Roman" w:eastAsia="Calibri" w:hAnsi="Times New Roman" w:cs="Times New Roman"/>
            <w:color w:val="333333"/>
            <w:sz w:val="24"/>
            <w:szCs w:val="24"/>
          </w:rPr>
          <w:t>. First,</w:t>
        </w:r>
      </w:ins>
      <w:del w:id="30" w:author="Laura Dee" w:date="2024-02-14T14:07:00Z">
        <w:r w:rsidR="00B8763C" w:rsidRPr="00B8763C" w:rsidDel="008A4BFC">
          <w:rPr>
            <w:rFonts w:ascii="Times New Roman" w:eastAsia="Calibri" w:hAnsi="Times New Roman" w:cs="Times New Roman"/>
            <w:color w:val="333333"/>
            <w:sz w:val="24"/>
            <w:szCs w:val="24"/>
          </w:rPr>
          <w:delText>:</w:delText>
        </w:r>
      </w:del>
      <w:r w:rsidR="00B8763C" w:rsidRPr="00B8763C">
        <w:rPr>
          <w:rFonts w:ascii="Times New Roman" w:eastAsia="Calibri" w:hAnsi="Times New Roman" w:cs="Times New Roman"/>
          <w:color w:val="333333"/>
          <w:sz w:val="24"/>
          <w:szCs w:val="24"/>
        </w:rPr>
        <w:t xml:space="preserve"> </w:t>
      </w:r>
      <w:del w:id="31" w:author="Laura Dee" w:date="2024-02-14T14:07:00Z">
        <w:r w:rsidR="00B8763C" w:rsidRPr="00B8763C" w:rsidDel="008A4BFC">
          <w:rPr>
            <w:rFonts w:ascii="Times New Roman" w:eastAsia="Calibri" w:hAnsi="Times New Roman" w:cs="Times New Roman"/>
            <w:color w:val="333333"/>
            <w:sz w:val="24"/>
            <w:szCs w:val="24"/>
          </w:rPr>
          <w:delText>1)</w:delText>
        </w:r>
      </w:del>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 xml:space="preserve">Ecologists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randomized controlled 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ins w:id="32" w:author="Laura Dee" w:date="2024-02-14T14:07:00Z">
        <w:r w:rsidR="008A4BFC">
          <w:rPr>
            <w:rFonts w:ascii="Times New Roman" w:eastAsia="Calibri" w:hAnsi="Times New Roman" w:cs="Times New Roman"/>
            <w:color w:val="333333"/>
            <w:sz w:val="24"/>
            <w:szCs w:val="24"/>
          </w:rPr>
          <w:t>Second, i</w:t>
        </w:r>
      </w:ins>
      <w:del w:id="33" w:author="Laura Dee" w:date="2024-02-14T14:07:00Z">
        <w:r w:rsidR="00B8763C" w:rsidRPr="00B8763C" w:rsidDel="008A4BFC">
          <w:rPr>
            <w:rFonts w:ascii="Times New Roman" w:eastAsia="Calibri" w:hAnsi="Times New Roman" w:cs="Times New Roman"/>
            <w:color w:val="333333"/>
            <w:sz w:val="24"/>
            <w:szCs w:val="24"/>
          </w:rPr>
          <w:delText>2) I</w:delText>
        </w:r>
      </w:del>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del w:id="34" w:author="Laura Dee" w:date="2024-02-14T14:08:00Z">
        <w:r w:rsidR="00B8763C" w:rsidRPr="00B8763C" w:rsidDel="008A4BFC">
          <w:rPr>
            <w:rFonts w:ascii="Times New Roman" w:eastAsia="Calibri" w:hAnsi="Times New Roman" w:cs="Times New Roman"/>
            <w:color w:val="333333"/>
            <w:sz w:val="24"/>
            <w:szCs w:val="24"/>
          </w:rPr>
          <w:delText>3)</w:delText>
        </w:r>
      </w:del>
      <w:ins w:id="35" w:author="Laura Dee" w:date="2024-02-14T14:08:00Z">
        <w:r w:rsidR="008A4BFC">
          <w:rPr>
            <w:rFonts w:ascii="Times New Roman" w:eastAsia="Calibri" w:hAnsi="Times New Roman" w:cs="Times New Roman"/>
            <w:color w:val="333333"/>
            <w:sz w:val="24"/>
            <w:szCs w:val="24"/>
          </w:rPr>
          <w:t>Third,</w:t>
        </w:r>
      </w:ins>
      <w:r w:rsidR="00B8763C" w:rsidRPr="00B8763C">
        <w:rPr>
          <w:rFonts w:ascii="Times New Roman" w:eastAsia="Calibri" w:hAnsi="Times New Roman" w:cs="Times New Roman"/>
          <w:color w:val="333333"/>
          <w:sz w:val="24"/>
          <w:szCs w:val="24"/>
        </w:rPr>
        <w:t xml:space="preserve">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xml:space="preserve">. As we will discuss extensively below in our section on statistical model designs, if random effects are correlated with causal drivers of interest, this will lead biased estimates. </w:t>
      </w:r>
      <w:del w:id="36" w:author="Laura Dee" w:date="2024-02-14T14:08:00Z">
        <w:r w:rsidR="00B8763C" w:rsidRPr="00B8763C" w:rsidDel="008A4BFC">
          <w:rPr>
            <w:rFonts w:ascii="Times New Roman" w:eastAsia="Calibri" w:hAnsi="Times New Roman" w:cs="Times New Roman"/>
            <w:color w:val="333333"/>
            <w:sz w:val="24"/>
            <w:szCs w:val="24"/>
          </w:rPr>
          <w:delText>4)</w:delText>
        </w:r>
      </w:del>
      <w:ins w:id="37" w:author="Laura Dee" w:date="2024-02-14T14:08:00Z">
        <w:r w:rsidR="008A4BFC">
          <w:rPr>
            <w:rFonts w:ascii="Times New Roman" w:eastAsia="Calibri" w:hAnsi="Times New Roman" w:cs="Times New Roman"/>
            <w:color w:val="333333"/>
            <w:sz w:val="24"/>
            <w:szCs w:val="24"/>
          </w:rPr>
          <w:t>Fourth,</w:t>
        </w:r>
      </w:ins>
      <w:r w:rsidR="00B8763C" w:rsidRPr="00B8763C">
        <w:rPr>
          <w:rFonts w:ascii="Times New Roman" w:eastAsia="Calibri" w:hAnsi="Times New Roman" w:cs="Times New Roman"/>
          <w:color w:val="333333"/>
          <w:sz w:val="24"/>
          <w:szCs w:val="24"/>
        </w:rPr>
        <w:t xml:space="preserve">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w:t>
      </w:r>
      <w:r w:rsidRPr="00B8763C">
        <w:rPr>
          <w:rFonts w:ascii="Times New Roman" w:eastAsia="Calibri" w:hAnsi="Times New Roman" w:cs="Times New Roman"/>
          <w:color w:val="333333"/>
          <w:sz w:val="24"/>
          <w:szCs w:val="24"/>
        </w:rPr>
        <w:lastRenderedPageBreak/>
        <w:t xml:space="preserve">in their knowledge of the 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del w:id="38" w:author="Laura Dee" w:date="2024-02-14T14:08:00Z">
        <w:r w:rsidR="00B8763C" w:rsidRPr="00B8763C" w:rsidDel="008A4BFC">
          <w:rPr>
            <w:rFonts w:ascii="Times New Roman" w:eastAsia="Calibri" w:hAnsi="Times New Roman" w:cs="Times New Roman"/>
            <w:color w:val="333333"/>
            <w:sz w:val="24"/>
            <w:szCs w:val="24"/>
          </w:rPr>
          <w:delText>5)</w:delText>
        </w:r>
      </w:del>
      <w:ins w:id="39" w:author="Laura Dee" w:date="2024-02-14T14:08:00Z">
        <w:r w:rsidR="008A4BFC">
          <w:rPr>
            <w:rFonts w:ascii="Times New Roman" w:eastAsia="Calibri" w:hAnsi="Times New Roman" w:cs="Times New Roman"/>
            <w:color w:val="333333"/>
            <w:sz w:val="24"/>
            <w:szCs w:val="24"/>
          </w:rPr>
          <w:t>Fifth,</w:t>
        </w:r>
      </w:ins>
      <w:r w:rsidR="00B8763C" w:rsidRPr="00B8763C">
        <w:rPr>
          <w:rFonts w:ascii="Times New Roman" w:eastAsia="Calibri" w:hAnsi="Times New Roman" w:cs="Times New Roman"/>
          <w:color w:val="333333"/>
          <w:sz w:val="24"/>
          <w:szCs w:val="24"/>
        </w:rPr>
        <w:t xml:space="preserve">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We feel that given our current need to understand causal relationships from large-scale observational data sets, these solutions are </w:t>
      </w:r>
      <w:del w:id="40" w:author="Laura Dee" w:date="2024-02-14T14:09:00Z">
        <w:r w:rsidRPr="00B8763C" w:rsidDel="00D83EC2">
          <w:rPr>
            <w:rFonts w:ascii="Times New Roman" w:eastAsia="Calibri" w:hAnsi="Times New Roman" w:cs="Times New Roman"/>
            <w:color w:val="333333"/>
            <w:sz w:val="24"/>
            <w:szCs w:val="24"/>
          </w:rPr>
          <w:delText xml:space="preserve">not </w:delText>
        </w:r>
      </w:del>
      <w:ins w:id="41" w:author="Laura Dee" w:date="2024-02-14T14:09:00Z">
        <w:r w:rsidR="00D83EC2">
          <w:rPr>
            <w:rFonts w:ascii="Times New Roman" w:eastAsia="Calibri" w:hAnsi="Times New Roman" w:cs="Times New Roman"/>
            <w:color w:val="333333"/>
            <w:sz w:val="24"/>
            <w:szCs w:val="24"/>
          </w:rPr>
          <w:t>in</w:t>
        </w:r>
      </w:ins>
      <w:r w:rsidRPr="00B8763C">
        <w:rPr>
          <w:rFonts w:ascii="Times New Roman" w:eastAsia="Calibri" w:hAnsi="Times New Roman" w:cs="Times New Roman"/>
          <w:color w:val="333333"/>
          <w:sz w:val="24"/>
          <w:szCs w:val="24"/>
        </w:rPr>
        <w:t>adequate</w:t>
      </w:r>
      <w:ins w:id="42" w:author="Laura Dee" w:date="2024-02-14T14:09:00Z">
        <w:r w:rsidR="00D83EC2">
          <w:rPr>
            <w:rFonts w:ascii="Times New Roman" w:eastAsia="Calibri" w:hAnsi="Times New Roman" w:cs="Times New Roman"/>
            <w:color w:val="333333"/>
            <w:sz w:val="24"/>
            <w:szCs w:val="24"/>
          </w:rPr>
          <w:t xml:space="preserve"> </w:t>
        </w:r>
      </w:ins>
      <w:del w:id="43" w:author="Laura Dee" w:date="2024-02-14T14:09:00Z">
        <w:r w:rsidRPr="00B8763C" w:rsidDel="00D83EC2">
          <w:rPr>
            <w:rFonts w:ascii="Times New Roman" w:eastAsia="Calibri" w:hAnsi="Times New Roman" w:cs="Times New Roman"/>
            <w:color w:val="333333"/>
            <w:sz w:val="24"/>
            <w:szCs w:val="24"/>
          </w:rPr>
          <w:delText xml:space="preserve">, </w:delText>
        </w:r>
      </w:del>
      <w:r w:rsidRPr="00B8763C">
        <w:rPr>
          <w:rFonts w:ascii="Times New Roman" w:eastAsia="Calibri" w:hAnsi="Times New Roman" w:cs="Times New Roman"/>
          <w:color w:val="333333"/>
          <w:sz w:val="24"/>
          <w:szCs w:val="24"/>
        </w:rPr>
        <w:t>and can even lead to misleading inferences.</w:t>
      </w:r>
      <w:r w:rsidRPr="002C3801">
        <w:rPr>
          <w:rFonts w:ascii="Times New Roman" w:eastAsia="Calibri" w:hAnsi="Times New Roman" w:cs="Times New Roman"/>
          <w:color w:val="333333"/>
          <w:sz w:val="24"/>
          <w:szCs w:val="24"/>
        </w:rPr>
        <w:t xml:space="preserve"> </w:t>
      </w:r>
    </w:p>
    <w:p w14:paraId="1B100D45" w14:textId="3732AE7E"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Ecologists have an opportunity</w:t>
      </w:r>
      <w:r w:rsidR="00196850" w:rsidRPr="002C3801">
        <w:rPr>
          <w:rFonts w:ascii="Times New Roman" w:eastAsia="Calibri" w:hAnsi="Times New Roman" w:cs="Times New Roman"/>
          <w:color w:val="333333"/>
          <w:sz w:val="24"/>
          <w:szCs w:val="24"/>
        </w:rPr>
        <w:t xml:space="preserve"> and, nay, obligation,</w:t>
      </w:r>
      <w:r w:rsidRPr="002C3801">
        <w:rPr>
          <w:rFonts w:ascii="Times New Roman" w:eastAsia="Calibri" w:hAnsi="Times New Roman" w:cs="Times New Roman"/>
          <w:color w:val="333333"/>
          <w:sz w:val="24"/>
          <w:szCs w:val="24"/>
        </w:rPr>
        <w:t xml:space="preserve"> to leverage </w:t>
      </w:r>
      <w:ins w:id="44" w:author="Laura Dee" w:date="2024-02-14T14:09:00Z">
        <w:r w:rsidR="005C640F">
          <w:rPr>
            <w:rFonts w:ascii="Times New Roman" w:eastAsia="Calibri" w:hAnsi="Times New Roman" w:cs="Times New Roman"/>
            <w:color w:val="333333"/>
            <w:sz w:val="24"/>
            <w:szCs w:val="24"/>
          </w:rPr>
          <w:t xml:space="preserve">-- </w:t>
        </w:r>
      </w:ins>
      <w:del w:id="45" w:author="Laura Dee" w:date="2024-02-14T14:09:00Z">
        <w:r w:rsidRPr="002C3801" w:rsidDel="005C640F">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or at least consider</w:t>
      </w:r>
      <w:ins w:id="46" w:author="Laura Dee" w:date="2024-02-14T14:09:00Z">
        <w:r w:rsidR="005C640F">
          <w:rPr>
            <w:rFonts w:ascii="Times New Roman" w:eastAsia="Calibri" w:hAnsi="Times New Roman" w:cs="Times New Roman"/>
            <w:color w:val="333333"/>
            <w:sz w:val="24"/>
            <w:szCs w:val="24"/>
          </w:rPr>
          <w:t xml:space="preserve"> --</w:t>
        </w:r>
      </w:ins>
      <w:del w:id="47" w:author="Laura Dee" w:date="2024-02-14T14:09:00Z">
        <w:r w:rsidRPr="002C3801" w:rsidDel="005C640F">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commentRangeStart w:id="48"/>
      <w:r w:rsidR="00406F08" w:rsidRPr="00BF52B9">
        <w:rPr>
          <w:rFonts w:ascii="Times New Roman" w:eastAsia="Calibri" w:hAnsi="Times New Roman" w:cs="Times New Roman"/>
          <w:color w:val="333333"/>
          <w:sz w:val="24"/>
          <w:szCs w:val="24"/>
          <w:rPrChange w:id="49" w:author="Laura Dee" w:date="2024-02-12T16:19:00Z">
            <w:rPr>
              <w:rFonts w:ascii="Times New Roman" w:eastAsia="Calibri" w:hAnsi="Times New Roman" w:cs="Times New Roman"/>
              <w:b/>
              <w:bCs/>
              <w:color w:val="333333"/>
              <w:sz w:val="24"/>
              <w:szCs w:val="24"/>
            </w:rPr>
          </w:rPrChange>
        </w:rPr>
        <w:t>quasi-experimental methods</w:t>
      </w:r>
      <w:r w:rsidR="00406F08" w:rsidRPr="00BF52B9">
        <w:rPr>
          <w:rFonts w:ascii="Times New Roman" w:eastAsia="Calibri" w:hAnsi="Times New Roman" w:cs="Times New Roman"/>
          <w:color w:val="333333"/>
          <w:sz w:val="24"/>
          <w:szCs w:val="24"/>
        </w:rPr>
        <w:t xml:space="preserve"> </w:t>
      </w:r>
      <w:commentRangeEnd w:id="48"/>
      <w:r w:rsidR="00BF52B9">
        <w:rPr>
          <w:rStyle w:val="CommentReference"/>
        </w:rPr>
        <w:commentReference w:id="48"/>
      </w:r>
      <w:r w:rsidR="0015163B"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{"citationID":"crZrQimf","properties":{"formattedCitation":"(e.g., Antonakis {\\i{}et al.} 2010; Arif &amp; MacNeil 2022; Bell {\\i{}et al.} 2018; Bellemare {\\i{}et al.} 2020; Butsic {\\i{}et al.} 2017; the appendices of Dee {\\i{}et al.} 2023; Ferraro &amp; Miranda 2017; Grace &amp; Irvine 2020; Kendall 2015)","plainCitation":"(e.g., Antonakis et al. 2010; Arif &amp; MacNeil 2022; Bell et al. 2018; Bellemare et al. 2020;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"},{"id":12361,"uris":["http://zotero.org/users/1810851/items/VS9H5RUI"],"itemData":{"id":12361,"type":"book","ISBN":"0-19-967254-7","title":"A statistical symphony: instrumental variables reveal causality and control measurement error","author":[{"family":"Kendall","given":"Bruce E."}],"issued":{"date-parts":[["2015"]]}}},{"id":12611,"uris":["http://zotero.org/groups/4833414/items/G3B7NQZH"],"itemData":{"id":12611,"type":"article-journal","abstract":"In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"}],"schema":"https://github.com/citation-style-language/schema/raw/master/csl-citation.json"} </w:instrText>
      </w:r>
      <w:r w:rsidR="0015163B"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 Arif &amp; MacNeil 2022; 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Bellemare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2020; Butsic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2017; the appendices of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Ferraro &amp; Miranda 2017; Grace &amp; Irvine 2020; Kendall 2015)</w:t>
      </w:r>
      <w:r w:rsidR="0015163B" w:rsidRPr="002C3801">
        <w:rPr>
          <w:rFonts w:ascii="Times New Roman" w:eastAsia="Calibri" w:hAnsi="Times New Roman" w:cs="Times New Roman"/>
          <w:color w:val="333333"/>
          <w:sz w:val="24"/>
          <w:szCs w:val="24"/>
        </w:rPr>
        <w:fldChar w:fldCharType="end"/>
      </w:r>
      <w:r w:rsidR="0015163B"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by expanding on panel</w:t>
      </w:r>
      <w:r w:rsidR="00785D2D">
        <w:rPr>
          <w:rFonts w:ascii="Times New Roman" w:eastAsia="Calibri" w:hAnsi="Times New Roman" w:cs="Times New Roman"/>
          <w:color w:val="333333"/>
          <w:sz w:val="24"/>
          <w:szCs w:val="24"/>
        </w:rPr>
        <w:t xml:space="preserve"> regression</w:t>
      </w:r>
      <w:r w:rsidR="00406F08" w:rsidRPr="002C3801">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066E7B2D"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r w:rsidR="007D2D6A">
        <w:rPr>
          <w:rFonts w:ascii="Times New Roman" w:eastAsia="Calibri" w:hAnsi="Times New Roman" w:cs="Times New Roman"/>
          <w:color w:val="333333"/>
          <w:sz w:val="24"/>
          <w:szCs w:val="24"/>
          <w:highlight w:val="white"/>
        </w:rPr>
        <w:t>diagrams</w:t>
      </w:r>
      <w:r w:rsidR="007D2D6A">
        <w:rPr>
          <w:rFonts w:ascii="Times New Roman" w:eastAsia="Calibri" w:hAnsi="Times New Roman" w:cs="Times New Roman"/>
          <w:color w:val="333333"/>
          <w:sz w:val="24"/>
          <w:szCs w:val="24"/>
        </w:rPr>
        <w:t xml:space="preserve"> </w:t>
      </w:r>
      <w:commentRangeStart w:id="50"/>
      <w:r w:rsidRPr="001F0F08">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{"citationID":"a2ch2sodi3u","properties":{"unsorted":true,"formattedCitation":"(a.k.a. Structural Causal Models from Grace &amp; Irvine 2020; see Arif &amp; MacNeil 2023 for in depth introductions for Ecologists)","plainCitation":"(a.k.a. Structural Causal Models from Grace &amp; Irvine 2020; see Arif &amp; MacNeil 2023 for in depth introductions for Ecologists)","noteIndex":0},"citationItems":[{"id":11230,"uris":["http://zotero.org/users/1810851/items/JKAWLH2T"],"itemData":{"id":11230,"type":"article-journal","abstract":"Recent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M."}],"accessed":{"date-parts":[["2020",6,25]]},"issued":{"date-parts":[["2020",4]]}},"label":"page","prefix":"a.k.a. Structural Causal Models from"},{"id":12785,"uris":["http://zotero.org/users/1810851/items/WBJ7NKLR"],"itemData":{"id":12785,"type":"article-journal","abstract":"Ecologists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Aaron"}],"accessed":{"date-parts":[["2023",3,27]]},"issued":{"date-parts":[["2023"]]}},"label":"page","prefix":"see","suffix":"for in depth introductions for Ecologists"}],"schema":"https://github.com/citation-style-language/schema/raw/master/csl-citation.json"} </w:instrText>
      </w:r>
      <w:r w:rsidRPr="001F0F08">
        <w:rPr>
          <w:rFonts w:ascii="Times New Roman" w:hAnsi="Times New Roman" w:cs="Times New Roman"/>
          <w:sz w:val="24"/>
          <w:szCs w:val="24"/>
        </w:rPr>
        <w:fldChar w:fldCharType="separate"/>
      </w:r>
      <w:r w:rsidR="00E97026" w:rsidRPr="00E97026">
        <w:rPr>
          <w:rFonts w:ascii="Times New Roman" w:hAnsi="Times New Roman" w:cs="Times New Roman"/>
          <w:sz w:val="24"/>
        </w:rPr>
        <w:t>(a.k.a. Structural Causal Models from</w:t>
      </w:r>
      <w:ins w:id="51" w:author="Laura Dee" w:date="2024-02-14T14:11:00Z">
        <w:r w:rsidR="00E115D6">
          <w:rPr>
            <w:rFonts w:ascii="Times New Roman" w:hAnsi="Times New Roman" w:cs="Times New Roman"/>
            <w:sz w:val="24"/>
          </w:rPr>
          <w:t xml:space="preserve"> Pearl 1995; see</w:t>
        </w:r>
      </w:ins>
      <w:r w:rsidR="00E97026" w:rsidRPr="00E97026">
        <w:rPr>
          <w:rFonts w:ascii="Times New Roman" w:hAnsi="Times New Roman" w:cs="Times New Roman"/>
          <w:sz w:val="24"/>
        </w:rPr>
        <w:t xml:space="preserve"> Grace &amp; Irvine 2020</w:t>
      </w:r>
      <w:ins w:id="52" w:author="Laura Dee" w:date="2024-02-14T14:11:00Z">
        <w:r w:rsidR="00E115D6">
          <w:rPr>
            <w:rFonts w:ascii="Times New Roman" w:hAnsi="Times New Roman" w:cs="Times New Roman"/>
            <w:sz w:val="24"/>
          </w:rPr>
          <w:t xml:space="preserve"> and </w:t>
        </w:r>
      </w:ins>
      <w:del w:id="53" w:author="Laura Dee" w:date="2024-02-14T14:11:00Z">
        <w:r w:rsidR="00E97026" w:rsidRPr="00E97026" w:rsidDel="00E115D6">
          <w:rPr>
            <w:rFonts w:ascii="Times New Roman" w:hAnsi="Times New Roman" w:cs="Times New Roman"/>
            <w:sz w:val="24"/>
          </w:rPr>
          <w:delText xml:space="preserve">; see </w:delText>
        </w:r>
      </w:del>
      <w:proofErr w:type="spellStart"/>
      <w:r w:rsidR="00E97026" w:rsidRPr="00E97026">
        <w:rPr>
          <w:rFonts w:ascii="Times New Roman" w:hAnsi="Times New Roman" w:cs="Times New Roman"/>
          <w:sz w:val="24"/>
        </w:rPr>
        <w:t>Arif</w:t>
      </w:r>
      <w:proofErr w:type="spellEnd"/>
      <w:r w:rsidR="00E97026" w:rsidRPr="00E97026">
        <w:rPr>
          <w:rFonts w:ascii="Times New Roman" w:hAnsi="Times New Roman" w:cs="Times New Roman"/>
          <w:sz w:val="24"/>
        </w:rPr>
        <w:t xml:space="preserve"> &amp; MacNeil 2023 for in depth introductions for Ecologists)</w:t>
      </w:r>
      <w:r w:rsidRPr="001F0F08">
        <w:rPr>
          <w:rFonts w:ascii="Times New Roman" w:hAnsi="Times New Roman" w:cs="Times New Roman"/>
          <w:sz w:val="24"/>
          <w:szCs w:val="24"/>
        </w:rPr>
        <w:fldChar w:fldCharType="end"/>
      </w:r>
      <w:commentRangeEnd w:id="50"/>
      <w:r w:rsidR="00E115D6">
        <w:rPr>
          <w:rStyle w:val="CommentReference"/>
        </w:rPr>
        <w:commentReference w:id="50"/>
      </w:r>
      <w:r w:rsidR="00F62D75">
        <w:rPr>
          <w:rFonts w:ascii="Times New Roman" w:eastAsia="Calibri" w:hAnsi="Times New Roman" w:cs="Times New Roman"/>
          <w:color w:val="333333"/>
          <w:sz w:val="24"/>
          <w:szCs w:val="24"/>
        </w:rPr>
        <w:t xml:space="preserve"> </w:t>
      </w:r>
      <w:r w:rsidRPr="001F0F08">
        <w:rPr>
          <w:rFonts w:ascii="Times New Roman" w:eastAsia="Calibri" w:hAnsi="Times New Roman" w:cs="Times New Roman"/>
          <w:color w:val="333333"/>
          <w:sz w:val="24"/>
          <w:szCs w:val="24"/>
        </w:rPr>
        <w:t xml:space="preserve"> </w:t>
      </w:r>
      <w:r w:rsidRPr="00B503A0">
        <w:rPr>
          <w:rFonts w:ascii="Times New Roman" w:eastAsia="Calibri" w:hAnsi="Times New Roman" w:cs="Times New Roman"/>
          <w:color w:val="333333"/>
          <w:sz w:val="24"/>
          <w:szCs w:val="24"/>
        </w:rPr>
        <w:t xml:space="preserve">are </w:t>
      </w:r>
      <w:r w:rsidRPr="00B503A0">
        <w:rPr>
          <w:rFonts w:ascii="Times New Roman" w:eastAsia="Calibri" w:hAnsi="Times New Roman" w:cs="Times New Roman"/>
          <w:color w:val="333333"/>
          <w:sz w:val="24"/>
          <w:szCs w:val="24"/>
          <w:highlight w:val="white"/>
        </w:rPr>
        <w:t xml:space="preserve">one of the first tools for identifying and addressing omitted variable bias </w:t>
      </w:r>
      <w:r w:rsidRPr="00B503A0">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503A0">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(Arif &amp; MacNeil 2023; Pearl 1995;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Pr="00B503A0">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222924">
        <w:rPr>
          <w:rFonts w:ascii="Times New Roman" w:eastAsia="Calibri" w:hAnsi="Times New Roman" w:cs="Times New Roman"/>
          <w:color w:val="333333"/>
          <w:sz w:val="24"/>
          <w:szCs w:val="24"/>
          <w:highlight w:val="white"/>
        </w:rPr>
        <w:t>be</w:t>
      </w:r>
      <w:r w:rsidR="0051135F" w:rsidRPr="00222924">
        <w:rPr>
          <w:rFonts w:ascii="Times New Roman" w:eastAsia="Calibri" w:hAnsi="Times New Roman" w:cs="Times New Roman"/>
          <w:i/>
          <w:iCs/>
          <w:color w:val="333333"/>
          <w:sz w:val="24"/>
          <w:szCs w:val="24"/>
          <w:highlight w:val="white"/>
          <w:rPrChange w:id="54" w:author="Laura Dee" w:date="2024-02-14T14:12:00Z">
            <w:rPr>
              <w:rFonts w:ascii="Times New Roman" w:eastAsia="Calibri" w:hAnsi="Times New Roman" w:cs="Times New Roman"/>
              <w:i/>
              <w:iCs/>
              <w:color w:val="333333"/>
              <w:sz w:val="24"/>
              <w:szCs w:val="24"/>
              <w:highlight w:val="white"/>
              <w:u w:val="single"/>
            </w:rPr>
          </w:rPrChange>
        </w:rPr>
        <w:t xml:space="preserve"> </w:t>
      </w:r>
      <w:r w:rsidR="00DA433C" w:rsidRPr="00222924">
        <w:rPr>
          <w:rFonts w:ascii="Times New Roman" w:eastAsia="Calibri" w:hAnsi="Times New Roman" w:cs="Times New Roman"/>
          <w:color w:val="333333"/>
          <w:sz w:val="24"/>
          <w:szCs w:val="24"/>
          <w:highlight w:val="white"/>
        </w:rPr>
        <w:t>i</w:t>
      </w:r>
      <w:r w:rsidR="00DA433C" w:rsidRPr="002C3801">
        <w:rPr>
          <w:rFonts w:ascii="Times New Roman" w:eastAsia="Calibri" w:hAnsi="Times New Roman" w:cs="Times New Roman"/>
          <w:color w:val="333333"/>
          <w:sz w:val="24"/>
          <w:szCs w:val="24"/>
          <w:highlight w:val="white"/>
        </w:rPr>
        <w:t>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w:t>
      </w:r>
      <w:ins w:id="55" w:author="Laura Dee" w:date="2024-02-14T14:13:00Z">
        <w:r w:rsidR="00072DCD">
          <w:rPr>
            <w:rFonts w:ascii="Times New Roman" w:eastAsia="Calibri" w:hAnsi="Times New Roman" w:cs="Times New Roman"/>
            <w:color w:val="333333"/>
            <w:sz w:val="24"/>
            <w:szCs w:val="24"/>
            <w:highlight w:val="white"/>
          </w:rPr>
          <w:t>i</w:t>
        </w:r>
      </w:ins>
      <w:del w:id="56" w:author="Laura Dee" w:date="2024-02-14T14:13:00Z">
        <w:r w:rsidR="00DA433C" w:rsidRPr="002C3801" w:rsidDel="00072DCD">
          <w:rPr>
            <w:rFonts w:ascii="Times New Roman" w:eastAsia="Calibri" w:hAnsi="Times New Roman" w:cs="Times New Roman"/>
            <w:color w:val="333333"/>
            <w:sz w:val="24"/>
            <w:szCs w:val="24"/>
            <w:highlight w:val="white"/>
          </w:rPr>
          <w:delText>e</w:delText>
        </w:r>
      </w:del>
      <w:r w:rsidR="00DA433C" w:rsidRPr="002C3801">
        <w:rPr>
          <w:rFonts w:ascii="Times New Roman" w:eastAsia="Calibri" w:hAnsi="Times New Roman" w:cs="Times New Roman"/>
          <w:color w:val="333333"/>
          <w:sz w:val="24"/>
          <w:szCs w:val="24"/>
          <w:highlight w:val="white"/>
        </w:rPr>
        <w:t>s, such as those that cause collider bias</w:t>
      </w:r>
      <w:ins w:id="57" w:author="Laura Dee" w:date="2024-02-14T14:13:00Z">
        <w:r w:rsidR="00072DCD">
          <w:rPr>
            <w:rFonts w:ascii="Times New Roman" w:eastAsia="Calibri" w:hAnsi="Times New Roman" w:cs="Times New Roman"/>
            <w:color w:val="333333"/>
            <w:sz w:val="24"/>
            <w:szCs w:val="24"/>
          </w:rPr>
          <w:t xml:space="preserve">. Collider bias would occur when </w:t>
        </w:r>
      </w:ins>
      <w:del w:id="58" w:author="Laura Dee" w:date="2024-02-14T14:13:00Z">
        <w:r w:rsidR="00DA433C" w:rsidDel="00072DCD">
          <w:rPr>
            <w:rFonts w:ascii="Times New Roman" w:eastAsia="Calibri" w:hAnsi="Times New Roman" w:cs="Times New Roman"/>
            <w:color w:val="333333"/>
            <w:sz w:val="24"/>
            <w:szCs w:val="24"/>
          </w:rPr>
          <w:delText xml:space="preserve"> – i.e., </w:delText>
        </w:r>
      </w:del>
      <w:r w:rsidR="00DA433C">
        <w:rPr>
          <w:rFonts w:ascii="Times New Roman" w:eastAsia="Calibri" w:hAnsi="Times New Roman" w:cs="Times New Roman"/>
          <w:color w:val="333333"/>
          <w:sz w:val="24"/>
          <w:szCs w:val="24"/>
        </w:rPr>
        <w:t xml:space="preserve">evaluating a relationship between two variables, but conditioning on </w:t>
      </w:r>
      <w:del w:id="59" w:author="Laura Dee" w:date="2024-02-14T14:14:00Z">
        <w:r w:rsidR="00DA433C" w:rsidDel="00731261">
          <w:rPr>
            <w:rFonts w:ascii="Times New Roman" w:eastAsia="Calibri" w:hAnsi="Times New Roman" w:cs="Times New Roman"/>
            <w:color w:val="333333"/>
            <w:sz w:val="24"/>
            <w:szCs w:val="24"/>
          </w:rPr>
          <w:delText xml:space="preserve">something </w:delText>
        </w:r>
      </w:del>
      <w:ins w:id="60" w:author="Laura Dee" w:date="2024-02-14T14:14:00Z">
        <w:r w:rsidR="00731261">
          <w:rPr>
            <w:rFonts w:ascii="Times New Roman" w:eastAsia="Calibri" w:hAnsi="Times New Roman" w:cs="Times New Roman"/>
            <w:color w:val="333333"/>
            <w:sz w:val="24"/>
            <w:szCs w:val="24"/>
          </w:rPr>
          <w:t>a variable</w:t>
        </w:r>
        <w:r w:rsidR="00731261">
          <w:rPr>
            <w:rFonts w:ascii="Times New Roman" w:eastAsia="Calibri" w:hAnsi="Times New Roman" w:cs="Times New Roman"/>
            <w:color w:val="333333"/>
            <w:sz w:val="24"/>
            <w:szCs w:val="24"/>
          </w:rPr>
          <w:t xml:space="preserve"> </w:t>
        </w:r>
      </w:ins>
      <w:r w:rsidR="00DA433C">
        <w:rPr>
          <w:rFonts w:ascii="Times New Roman" w:eastAsia="Calibri" w:hAnsi="Times New Roman" w:cs="Times New Roman"/>
          <w:color w:val="333333"/>
          <w:sz w:val="24"/>
          <w:szCs w:val="24"/>
        </w:rPr>
        <w:t xml:space="preserve">they </w:t>
      </w:r>
      <w:r w:rsidR="00DA433C">
        <w:rPr>
          <w:rFonts w:ascii="Times New Roman" w:eastAsia="Calibri" w:hAnsi="Times New Roman" w:cs="Times New Roman"/>
          <w:color w:val="333333"/>
          <w:sz w:val="24"/>
          <w:szCs w:val="24"/>
        </w:rPr>
        <w:lastRenderedPageBreak/>
        <w:t>both cause</w:t>
      </w:r>
      <w:ins w:id="61" w:author="Laura Dee" w:date="2024-02-14T14:14:00Z">
        <w:r w:rsidR="00731261">
          <w:rPr>
            <w:rFonts w:ascii="Times New Roman" w:eastAsia="Calibri" w:hAnsi="Times New Roman" w:cs="Times New Roman"/>
            <w:color w:val="333333"/>
            <w:sz w:val="24"/>
            <w:szCs w:val="24"/>
          </w:rPr>
          <w:t xml:space="preserve"> (e.g., </w:t>
        </w:r>
        <w:r w:rsidR="00731261" w:rsidRPr="006D2075">
          <w:rPr>
            <w:rFonts w:ascii="Times New Roman" w:eastAsia="Calibri" w:hAnsi="Times New Roman" w:cs="Times New Roman"/>
            <w:color w:val="333333"/>
            <w:sz w:val="24"/>
            <w:szCs w:val="24"/>
          </w:rPr>
          <w:t>conditioning on plant abundance</w:t>
        </w:r>
        <w:r w:rsidR="00731261">
          <w:rPr>
            <w:rFonts w:ascii="Times New Roman" w:eastAsia="Calibri" w:hAnsi="Times New Roman" w:cs="Times New Roman"/>
            <w:color w:val="333333"/>
            <w:sz w:val="24"/>
            <w:szCs w:val="24"/>
          </w:rPr>
          <w:t xml:space="preserve"> when examining </w:t>
        </w:r>
      </w:ins>
      <w:del w:id="62" w:author="Laura Dee" w:date="2024-02-14T14:14:00Z">
        <w:r w:rsidR="00DA433C" w:rsidDel="00731261">
          <w:rPr>
            <w:rFonts w:ascii="Times New Roman" w:eastAsia="Calibri" w:hAnsi="Times New Roman" w:cs="Times New Roman"/>
            <w:color w:val="333333"/>
            <w:sz w:val="24"/>
            <w:szCs w:val="24"/>
          </w:rPr>
          <w:delText>, such as looking for a</w:delText>
        </w:r>
      </w:del>
      <w:ins w:id="63" w:author="Laura Dee" w:date="2024-02-14T14:14:00Z">
        <w:r w:rsidR="00731261">
          <w:rPr>
            <w:rFonts w:ascii="Times New Roman" w:eastAsia="Calibri" w:hAnsi="Times New Roman" w:cs="Times New Roman"/>
            <w:color w:val="333333"/>
            <w:sz w:val="24"/>
            <w:szCs w:val="24"/>
          </w:rPr>
          <w:t>the</w:t>
        </w:r>
      </w:ins>
      <w:r w:rsidR="00DA433C">
        <w:rPr>
          <w:rFonts w:ascii="Times New Roman" w:eastAsia="Calibri" w:hAnsi="Times New Roman" w:cs="Times New Roman"/>
          <w:color w:val="333333"/>
          <w:sz w:val="24"/>
          <w:szCs w:val="24"/>
        </w:rPr>
        <w:t xml:space="preserve"> relationship between disturbance intensity and </w:t>
      </w:r>
      <w:r w:rsidR="00DA433C" w:rsidRPr="006D2075">
        <w:rPr>
          <w:rFonts w:ascii="Times New Roman" w:eastAsia="Calibri" w:hAnsi="Times New Roman" w:cs="Times New Roman"/>
          <w:color w:val="333333"/>
          <w:sz w:val="24"/>
          <w:szCs w:val="24"/>
        </w:rPr>
        <w:t>herbivory intensity</w:t>
      </w:r>
      <w:ins w:id="64" w:author="Laura Dee" w:date="2024-02-14T14:14:00Z">
        <w:r w:rsidR="00731261">
          <w:rPr>
            <w:rFonts w:ascii="Times New Roman" w:eastAsia="Calibri" w:hAnsi="Times New Roman" w:cs="Times New Roman"/>
            <w:color w:val="333333"/>
            <w:sz w:val="24"/>
            <w:szCs w:val="24"/>
          </w:rPr>
          <w:t>, yet both cause plant abundance</w:t>
        </w:r>
      </w:ins>
      <w:ins w:id="65" w:author="Laura Dee" w:date="2024-02-14T14:15:00Z">
        <w:r w:rsidR="00731261">
          <w:rPr>
            <w:rFonts w:ascii="Times New Roman" w:eastAsia="Calibri" w:hAnsi="Times New Roman" w:cs="Times New Roman"/>
            <w:color w:val="333333"/>
            <w:sz w:val="24"/>
            <w:szCs w:val="24"/>
          </w:rPr>
          <w:t xml:space="preserve"> </w:t>
        </w:r>
      </w:ins>
      <w:del w:id="66" w:author="Laura Dee" w:date="2024-02-14T14:15:00Z">
        <w:r w:rsidR="00DA433C" w:rsidRPr="006D2075" w:rsidDel="00731261">
          <w:rPr>
            <w:rFonts w:ascii="Times New Roman" w:eastAsia="Calibri" w:hAnsi="Times New Roman" w:cs="Times New Roman"/>
            <w:color w:val="333333"/>
            <w:sz w:val="24"/>
            <w:szCs w:val="24"/>
          </w:rPr>
          <w:delText xml:space="preserve"> and</w:delText>
        </w:r>
      </w:del>
      <w:del w:id="67" w:author="Laura Dee" w:date="2024-02-14T14:14:00Z">
        <w:r w:rsidR="00DA433C" w:rsidRPr="006D2075" w:rsidDel="00731261">
          <w:rPr>
            <w:rFonts w:ascii="Times New Roman" w:eastAsia="Calibri" w:hAnsi="Times New Roman" w:cs="Times New Roman"/>
            <w:color w:val="333333"/>
            <w:sz w:val="24"/>
            <w:szCs w:val="24"/>
          </w:rPr>
          <w:delText xml:space="preserve"> conditioning on plant abundance</w:delText>
        </w:r>
      </w:del>
      <w:del w:id="68" w:author="Laura Dee" w:date="2024-02-14T14:15:00Z">
        <w:r w:rsidR="00DA433C" w:rsidRPr="006D2075" w:rsidDel="00731261">
          <w:rPr>
            <w:rFonts w:ascii="Times New Roman" w:eastAsia="Calibri" w:hAnsi="Times New Roman" w:cs="Times New Roman"/>
            <w:color w:val="333333"/>
            <w:sz w:val="24"/>
            <w:szCs w:val="24"/>
          </w:rPr>
          <w:delText xml:space="preserve">, when the latter </w:delText>
        </w:r>
        <w:r w:rsidR="00DA433C" w:rsidRPr="009C57D5" w:rsidDel="00731261">
          <w:rPr>
            <w:rFonts w:ascii="Times New Roman" w:eastAsia="Calibri" w:hAnsi="Times New Roman" w:cs="Times New Roman"/>
            <w:color w:val="333333"/>
            <w:sz w:val="24"/>
            <w:szCs w:val="24"/>
          </w:rPr>
          <w:delText xml:space="preserve">is caused by the two former </w:delText>
        </w:r>
      </w:del>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72D74038"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5D937E6C"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w:t>
      </w:r>
      <w:del w:id="69" w:author="Laura Dee" w:date="2024-02-14T14:18:00Z">
        <w:r w:rsidR="00DB086D" w:rsidDel="00607993">
          <w:rPr>
            <w:rFonts w:ascii="Times New Roman" w:eastAsia="Calibri" w:hAnsi="Times New Roman" w:cs="Times New Roman"/>
            <w:color w:val="333333"/>
            <w:sz w:val="24"/>
            <w:szCs w:val="24"/>
            <w:shd w:val="pct15" w:color="auto" w:fill="FFFFFF"/>
          </w:rPr>
          <w:delText>see</w:delText>
        </w:r>
        <w:r w:rsidRPr="00314B4D" w:rsidDel="00607993">
          <w:rPr>
            <w:rFonts w:ascii="Times New Roman" w:eastAsia="Calibri" w:hAnsi="Times New Roman" w:cs="Times New Roman"/>
            <w:color w:val="333333"/>
            <w:sz w:val="24"/>
            <w:szCs w:val="24"/>
            <w:shd w:val="pct15" w:color="auto" w:fill="FFFFFF"/>
          </w:rPr>
          <w:delText xml:space="preserve"> </w:delText>
        </w:r>
      </w:del>
      <w:r w:rsidRPr="00314B4D">
        <w:rPr>
          <w:rFonts w:ascii="Times New Roman" w:eastAsia="Calibri" w:hAnsi="Times New Roman" w:cs="Times New Roman"/>
          <w:color w:val="333333"/>
          <w:sz w:val="24"/>
          <w:szCs w:val="24"/>
          <w:shd w:val="pct15" w:color="auto" w:fill="FFFFFF"/>
        </w:rPr>
        <w:t>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ins w:id="70" w:author="Laura Dee" w:date="2024-02-14T14:20:00Z">
        <w:r w:rsidR="0099588A">
          <w:rPr>
            <w:rFonts w:ascii="Times New Roman" w:eastAsia="Calibri" w:hAnsi="Times New Roman" w:cs="Times New Roman"/>
            <w:color w:val="333333"/>
            <w:sz w:val="24"/>
            <w:szCs w:val="24"/>
            <w:shd w:val="pct15" w:color="auto" w:fill="FFFFFF"/>
          </w:rPr>
          <w:t>In our examples of DAGs,</w:t>
        </w:r>
      </w:ins>
      <w:del w:id="71" w:author="Laura Dee" w:date="2024-02-14T14:20:00Z">
        <w:r w:rsidRPr="002C3801" w:rsidDel="0099588A">
          <w:rPr>
            <w:rFonts w:ascii="Times New Roman" w:eastAsia="Calibri" w:hAnsi="Times New Roman" w:cs="Times New Roman"/>
            <w:color w:val="333333"/>
            <w:sz w:val="24"/>
            <w:szCs w:val="24"/>
            <w:shd w:val="pct15" w:color="auto" w:fill="FFFFFF"/>
          </w:rPr>
          <w:delText>First,</w:delText>
        </w:r>
      </w:del>
      <w:r w:rsidRPr="002C3801">
        <w:rPr>
          <w:rFonts w:ascii="Times New Roman" w:eastAsia="Calibri" w:hAnsi="Times New Roman" w:cs="Times New Roman"/>
          <w:color w:val="333333"/>
          <w:sz w:val="24"/>
          <w:szCs w:val="24"/>
          <w:shd w:val="pct15" w:color="auto" w:fill="FFFFFF"/>
        </w:rPr>
        <w:t xml:space="preserve"> </w:t>
      </w:r>
      <w:ins w:id="72" w:author="Laura Dee" w:date="2024-02-14T14:21:00Z">
        <w:r w:rsidR="00433D72">
          <w:rPr>
            <w:rFonts w:ascii="Times New Roman" w:eastAsia="Calibri" w:hAnsi="Times New Roman" w:cs="Times New Roman"/>
            <w:color w:val="333333"/>
            <w:sz w:val="24"/>
            <w:szCs w:val="24"/>
            <w:shd w:val="pct15" w:color="auto" w:fill="FFFFFF"/>
          </w:rPr>
          <w:t xml:space="preserve">first, </w:t>
        </w:r>
      </w:ins>
      <w:r w:rsidRPr="002C3801">
        <w:rPr>
          <w:rFonts w:ascii="Times New Roman" w:eastAsia="Calibri" w:hAnsi="Times New Roman" w:cs="Times New Roman"/>
          <w:color w:val="333333"/>
          <w:sz w:val="24"/>
          <w:szCs w:val="24"/>
          <w:shd w:val="pct15" w:color="auto" w:fill="FFFFFF"/>
        </w:rPr>
        <w:t xml:space="preserve">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t>
      </w:r>
      <w:commentRangeStart w:id="73"/>
      <w:r w:rsidR="00925256">
        <w:rPr>
          <w:rFonts w:ascii="Times New Roman" w:eastAsia="Calibri" w:hAnsi="Times New Roman" w:cs="Times New Roman"/>
          <w:color w:val="333333"/>
          <w:sz w:val="24"/>
          <w:szCs w:val="24"/>
          <w:shd w:val="pct15" w:color="auto" w:fill="FFFFFF"/>
        </w:rPr>
        <w:t xml:space="preserve">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other unobserved sources of variation and explicitly state they do not influence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commentRangeEnd w:id="73"/>
      <w:r w:rsidR="00AB0662">
        <w:rPr>
          <w:rStyle w:val="CommentReference"/>
        </w:rPr>
        <w:commentReference w:id="73"/>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 unlike in a</w:t>
      </w:r>
      <w:ins w:id="74" w:author="Laura Dee" w:date="2024-02-14T14:22:00Z">
        <w:r w:rsidR="00ED588D">
          <w:rPr>
            <w:rFonts w:ascii="Times New Roman" w:eastAsia="Calibri" w:hAnsi="Times New Roman" w:cs="Times New Roman"/>
            <w:color w:val="333333"/>
            <w:sz w:val="24"/>
            <w:szCs w:val="24"/>
            <w:shd w:val="pct15" w:color="auto" w:fill="FFFFFF"/>
          </w:rPr>
          <w:t xml:space="preserve"> structural equation model</w:t>
        </w:r>
      </w:ins>
      <w:r w:rsidR="00792E1E">
        <w:rPr>
          <w:rFonts w:ascii="Times New Roman" w:eastAsia="Calibri" w:hAnsi="Times New Roman" w:cs="Times New Roman"/>
          <w:color w:val="333333"/>
          <w:sz w:val="24"/>
          <w:szCs w:val="24"/>
          <w:shd w:val="pct15" w:color="auto" w:fill="FFFFFF"/>
        </w:rPr>
        <w:t xml:space="preserve"> </w:t>
      </w:r>
      <w:ins w:id="75" w:author="Laura Dee" w:date="2024-02-14T14:22:00Z">
        <w:r w:rsidR="00ED588D">
          <w:rPr>
            <w:rFonts w:ascii="Times New Roman" w:eastAsia="Calibri" w:hAnsi="Times New Roman" w:cs="Times New Roman"/>
            <w:color w:val="333333"/>
            <w:sz w:val="24"/>
            <w:szCs w:val="24"/>
            <w:shd w:val="pct15" w:color="auto" w:fill="FFFFFF"/>
          </w:rPr>
          <w:t>(</w:t>
        </w:r>
      </w:ins>
      <w:r w:rsidR="00792E1E">
        <w:rPr>
          <w:rFonts w:ascii="Times New Roman" w:eastAsia="Calibri" w:hAnsi="Times New Roman" w:cs="Times New Roman"/>
          <w:color w:val="333333"/>
          <w:sz w:val="24"/>
          <w:szCs w:val="24"/>
          <w:shd w:val="pct15" w:color="auto" w:fill="FFFFFF"/>
        </w:rPr>
        <w:t>SEM</w:t>
      </w:r>
      <w:ins w:id="76" w:author="Laura Dee" w:date="2024-02-14T14:22:00Z">
        <w:r w:rsidR="00ED588D">
          <w:rPr>
            <w:rFonts w:ascii="Times New Roman" w:eastAsia="Calibri" w:hAnsi="Times New Roman" w:cs="Times New Roman"/>
            <w:color w:val="333333"/>
            <w:sz w:val="24"/>
            <w:szCs w:val="24"/>
            <w:shd w:val="pct15" w:color="auto" w:fill="FFFFFF"/>
          </w:rPr>
          <w:t>)</w:t>
        </w:r>
      </w:ins>
      <w:r w:rsidR="00792E1E">
        <w:rPr>
          <w:rFonts w:ascii="Times New Roman" w:eastAsia="Calibri" w:hAnsi="Times New Roman" w:cs="Times New Roman"/>
          <w:color w:val="333333"/>
          <w:sz w:val="24"/>
          <w:szCs w:val="24"/>
          <w:shd w:val="pct15" w:color="auto" w:fill="FFFFFF"/>
        </w:rPr>
        <w:t xml:space="preserve"> or path analysis, are non-parametric.</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w:t>
      </w:r>
      <w:ins w:id="77" w:author="Laura Dee" w:date="2024-02-14T14:23:00Z">
        <w:r w:rsidR="00F92D34">
          <w:rPr>
            <w:rFonts w:ascii="Times New Roman" w:eastAsia="Calibri" w:hAnsi="Times New Roman" w:cs="Times New Roman"/>
            <w:color w:val="333333"/>
            <w:sz w:val="24"/>
            <w:szCs w:val="24"/>
            <w:shd w:val="pct15" w:color="auto" w:fill="FFFFFF"/>
          </w:rPr>
          <w:t>, exposure, or a natural process</w:t>
        </w:r>
      </w:ins>
      <w:r w:rsidRPr="002C3801">
        <w:rPr>
          <w:rFonts w:ascii="Times New Roman" w:eastAsia="Calibri" w:hAnsi="Times New Roman" w:cs="Times New Roman"/>
          <w:color w:val="333333"/>
          <w:sz w:val="24"/>
          <w:szCs w:val="24"/>
          <w:shd w:val="pct15" w:color="auto" w:fill="FFFFFF"/>
        </w:rPr>
        <w:t>), there will be a concomitant change in the response variable(s)</w:t>
      </w:r>
      <w:ins w:id="78" w:author="Laura Dee" w:date="2024-02-14T14:23:00Z">
        <w:r w:rsidR="00F92D34">
          <w:rPr>
            <w:rFonts w:ascii="Times New Roman" w:eastAsia="Calibri" w:hAnsi="Times New Roman" w:cs="Times New Roman"/>
            <w:color w:val="333333"/>
            <w:sz w:val="24"/>
            <w:szCs w:val="24"/>
            <w:shd w:val="pct15" w:color="auto" w:fill="FFFFFF"/>
          </w:rPr>
          <w:t xml:space="preserve"> or “outcomes”</w:t>
        </w:r>
      </w:ins>
      <w:r w:rsidRPr="002C3801">
        <w:rPr>
          <w:rFonts w:ascii="Times New Roman" w:eastAsia="Calibri" w:hAnsi="Times New Roman" w:cs="Times New Roman"/>
          <w:color w:val="333333"/>
          <w:sz w:val="24"/>
          <w:szCs w:val="24"/>
          <w:shd w:val="pct15" w:color="auto" w:fill="FFFFFF"/>
        </w:rPr>
        <w:t xml:space="preserve"> it affects. If a response variable changes, say via direct manipulation, there will be no associated change in the causal variable of interest.</w:t>
      </w:r>
    </w:p>
    <w:p w14:paraId="064E4971" w14:textId="2AC67BF1"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r w:rsidR="00433985" w:rsidRPr="002C3801">
        <w:rPr>
          <w:rFonts w:ascii="Times New Roman" w:eastAsia="Calibri" w:hAnsi="Times New Roman" w:cs="Times New Roman"/>
          <w:color w:val="333333"/>
          <w:sz w:val="24"/>
          <w:szCs w:val="24"/>
          <w:shd w:val="pct15" w:color="auto" w:fill="FFFFFF"/>
        </w:rPr>
        <w:t>feedbacks</w:t>
      </w:r>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o which we respond by asking the reader to think of their definition of causality. Here</w:t>
      </w:r>
      <w:ins w:id="79" w:author="Laura Dee" w:date="2024-02-15T07:46:00Z">
        <w:r w:rsidR="00090017">
          <w:rPr>
            <w:rFonts w:ascii="Times New Roman" w:eastAsia="Calibri" w:hAnsi="Times New Roman" w:cs="Times New Roman"/>
            <w:color w:val="333333"/>
            <w:sz w:val="24"/>
            <w:szCs w:val="24"/>
            <w:shd w:val="pct15" w:color="auto" w:fill="FFFFFF"/>
          </w:rPr>
          <w:t>,</w:t>
        </w:r>
      </w:ins>
      <w:r w:rsidR="00433985" w:rsidRPr="002C3801">
        <w:rPr>
          <w:rFonts w:ascii="Times New Roman" w:eastAsia="Calibri" w:hAnsi="Times New Roman" w:cs="Times New Roman"/>
          <w:color w:val="333333"/>
          <w:sz w:val="24"/>
          <w:szCs w:val="24"/>
          <w:shd w:val="pct15" w:color="auto" w:fill="FFFFFF"/>
        </w:rPr>
        <w:t xml:space="preserv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lastRenderedPageBreak/>
        <w:t>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commentRangeStart w:id="80"/>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t>
      </w:r>
      <w:commentRangeEnd w:id="80"/>
      <w:r w:rsidR="00090017">
        <w:rPr>
          <w:rStyle w:val="CommentReference"/>
        </w:rPr>
        <w:commentReference w:id="80"/>
      </w:r>
      <w:r w:rsidR="00433985" w:rsidRPr="002C3801">
        <w:rPr>
          <w:rFonts w:ascii="Times New Roman" w:eastAsia="Calibri" w:hAnsi="Times New Roman" w:cs="Times New Roman"/>
          <w:color w:val="333333"/>
          <w:sz w:val="24"/>
          <w:szCs w:val="24"/>
          <w:shd w:val="pct15" w:color="auto" w:fill="FFFFFF"/>
        </w:rPr>
        <w:t xml:space="preserve">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 something beyond the scope of this </w:t>
      </w:r>
      <w:r w:rsidR="00433985" w:rsidRPr="007539C6">
        <w:rPr>
          <w:rFonts w:ascii="Times New Roman" w:eastAsia="Calibri" w:hAnsi="Times New Roman" w:cs="Times New Roman"/>
          <w:color w:val="333333"/>
          <w:sz w:val="24"/>
          <w:szCs w:val="24"/>
          <w:shd w:val="pct15" w:color="auto" w:fill="FFFFFF"/>
        </w:rPr>
        <w:t>manuscript</w:t>
      </w:r>
      <w:r w:rsidR="007539C6" w:rsidRPr="007539C6">
        <w:rPr>
          <w:rFonts w:ascii="Times New Roman" w:eastAsia="Calibri" w:hAnsi="Times New Roman" w:cs="Times New Roman"/>
          <w:color w:val="333333"/>
          <w:sz w:val="24"/>
          <w:szCs w:val="24"/>
          <w:shd w:val="pct15" w:color="auto" w:fill="FFFFFF"/>
        </w:rPr>
        <w:t xml:space="preserve"> </w:t>
      </w:r>
      <w:commentRangeStart w:id="81"/>
      <w:r w:rsidR="007539C6" w:rsidRPr="007539C6">
        <w:rPr>
          <w:rFonts w:ascii="Times New Roman" w:eastAsia="Calibri" w:hAnsi="Times New Roman" w:cs="Times New Roman"/>
          <w:color w:val="333333"/>
          <w:sz w:val="24"/>
          <w:szCs w:val="24"/>
          <w:shd w:val="pct15" w:color="auto" w:fill="FFFFFF"/>
        </w:rPr>
        <w:fldChar w:fldCharType="begin"/>
      </w:r>
      <w:r w:rsidR="00E97026">
        <w:rPr>
          <w:rFonts w:ascii="Times New Roman" w:eastAsia="Calibri" w:hAnsi="Times New Roman" w:cs="Times New Roman"/>
          <w:color w:val="333333"/>
          <w:sz w:val="24"/>
          <w:szCs w:val="24"/>
          <w:shd w:val="pct15" w:color="auto" w:fill="FFFFFF"/>
        </w:rPr>
        <w:instrText xml:space="preserve"> ADDIN ZOTERO_ITEM CSL_CITATION {"citationID":"a2g84fflj2b","properties":{"unsorted":true,"formattedCitation":"(for a comprehensive review see Imbens 2014; and for an ecological perspective see Grace 2021)","plainCitation":"(for a comprehensive review see Imbens 2014; and for an ecological perspective see Grace 2021)","noteIndex":0},"citationItems":[{"id":13125,"uris":["http://zotero.org/users/1810851/items/ETNLCVRP"],"itemData":{"id":13125,"type":"article-journal","abstract":"I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B."}],"accessed":{"date-parts":[["2022",4,21]]},"issued":{"date-parts":[["2021"]]}},"label":"page","prefix":"and for an ecological perspective see"}],"schema":"https://github.com/citation-style-language/schema/raw/master/csl-citation.json"} </w:instrText>
      </w:r>
      <w:r w:rsidR="007539C6" w:rsidRPr="007539C6">
        <w:rPr>
          <w:rFonts w:ascii="Times New Roman" w:eastAsia="Calibri" w:hAnsi="Times New Roman" w:cs="Times New Roman"/>
          <w:color w:val="333333"/>
          <w:sz w:val="24"/>
          <w:szCs w:val="24"/>
          <w:shd w:val="pct15" w:color="auto" w:fill="FFFFFF"/>
        </w:rPr>
        <w:fldChar w:fldCharType="separate"/>
      </w:r>
      <w:r w:rsidR="00E97026" w:rsidRPr="00E97026">
        <w:rPr>
          <w:rFonts w:ascii="Times New Roman" w:hAnsi="Times New Roman" w:cs="Times New Roman"/>
          <w:color w:val="000000"/>
          <w:sz w:val="24"/>
        </w:rPr>
        <w:t>(for a comprehensive review</w:t>
      </w:r>
      <w:ins w:id="82" w:author="Laura Dee" w:date="2024-02-15T07:47:00Z">
        <w:r w:rsidR="00D80FD0">
          <w:rPr>
            <w:rFonts w:ascii="Times New Roman" w:hAnsi="Times New Roman" w:cs="Times New Roman"/>
            <w:color w:val="000000"/>
            <w:sz w:val="24"/>
          </w:rPr>
          <w:t>,</w:t>
        </w:r>
      </w:ins>
      <w:r w:rsidR="00E97026" w:rsidRPr="00E97026">
        <w:rPr>
          <w:rFonts w:ascii="Times New Roman" w:hAnsi="Times New Roman" w:cs="Times New Roman"/>
          <w:color w:val="000000"/>
          <w:sz w:val="24"/>
        </w:rPr>
        <w:t xml:space="preserve"> see </w:t>
      </w:r>
      <w:proofErr w:type="spellStart"/>
      <w:r w:rsidR="00E97026" w:rsidRPr="00E97026">
        <w:rPr>
          <w:rFonts w:ascii="Times New Roman" w:hAnsi="Times New Roman" w:cs="Times New Roman"/>
          <w:color w:val="000000"/>
          <w:sz w:val="24"/>
        </w:rPr>
        <w:t>Imbens</w:t>
      </w:r>
      <w:proofErr w:type="spellEnd"/>
      <w:r w:rsidR="00E97026" w:rsidRPr="00E97026">
        <w:rPr>
          <w:rFonts w:ascii="Times New Roman" w:hAnsi="Times New Roman" w:cs="Times New Roman"/>
          <w:color w:val="000000"/>
          <w:sz w:val="24"/>
        </w:rPr>
        <w:t xml:space="preserve"> 2014; </w:t>
      </w:r>
      <w:del w:id="83" w:author="Laura Dee" w:date="2024-02-15T07:47:00Z">
        <w:r w:rsidR="00E97026" w:rsidRPr="00E97026" w:rsidDel="00D80FD0">
          <w:rPr>
            <w:rFonts w:ascii="Times New Roman" w:hAnsi="Times New Roman" w:cs="Times New Roman"/>
            <w:color w:val="000000"/>
            <w:sz w:val="24"/>
          </w:rPr>
          <w:delText xml:space="preserve">and </w:delText>
        </w:r>
      </w:del>
      <w:r w:rsidR="00E97026" w:rsidRPr="00E97026">
        <w:rPr>
          <w:rFonts w:ascii="Times New Roman" w:hAnsi="Times New Roman" w:cs="Times New Roman"/>
          <w:color w:val="000000"/>
          <w:sz w:val="24"/>
        </w:rPr>
        <w:t>for an ecological perspective</w:t>
      </w:r>
      <w:ins w:id="84" w:author="Laura Dee" w:date="2024-02-15T07:47:00Z">
        <w:r w:rsidR="00D80FD0">
          <w:rPr>
            <w:rFonts w:ascii="Times New Roman" w:hAnsi="Times New Roman" w:cs="Times New Roman"/>
            <w:color w:val="000000"/>
            <w:sz w:val="24"/>
          </w:rPr>
          <w:t>,</w:t>
        </w:r>
      </w:ins>
      <w:r w:rsidR="00E97026" w:rsidRPr="00E97026">
        <w:rPr>
          <w:rFonts w:ascii="Times New Roman" w:hAnsi="Times New Roman" w:cs="Times New Roman"/>
          <w:color w:val="000000"/>
          <w:sz w:val="24"/>
        </w:rPr>
        <w:t xml:space="preserve"> see Grace 2021</w:t>
      </w:r>
      <w:ins w:id="85" w:author="Laura Dee" w:date="2024-02-15T07:47:00Z">
        <w:r w:rsidR="00D80FD0">
          <w:rPr>
            <w:rFonts w:ascii="Times New Roman" w:hAnsi="Times New Roman" w:cs="Times New Roman"/>
            <w:color w:val="000000"/>
            <w:sz w:val="24"/>
          </w:rPr>
          <w:t xml:space="preserve">; for examples, see </w:t>
        </w:r>
      </w:ins>
      <w:ins w:id="86" w:author="Laura Dee" w:date="2024-02-15T07:48:00Z">
        <w:r w:rsidR="00D80FD0">
          <w:rPr>
            <w:rFonts w:ascii="Times New Roman" w:hAnsi="Times New Roman" w:cs="Times New Roman"/>
            <w:color w:val="000000"/>
            <w:sz w:val="24"/>
          </w:rPr>
          <w:t>MacDonald</w:t>
        </w:r>
        <w:r w:rsidR="00D80FD0">
          <w:rPr>
            <w:rFonts w:ascii="Times New Roman" w:hAnsi="Times New Roman" w:cs="Times New Roman"/>
            <w:color w:val="000000"/>
            <w:sz w:val="24"/>
          </w:rPr>
          <w:t xml:space="preserve"> and </w:t>
        </w:r>
      </w:ins>
      <w:ins w:id="87" w:author="Laura Dee" w:date="2024-02-15T07:47:00Z">
        <w:r w:rsidR="00D80FD0">
          <w:rPr>
            <w:rFonts w:ascii="Times New Roman" w:hAnsi="Times New Roman" w:cs="Times New Roman"/>
            <w:color w:val="000000"/>
            <w:sz w:val="24"/>
          </w:rPr>
          <w:t>Mordecai PNAS and Dee et al 2023</w:t>
        </w:r>
      </w:ins>
      <w:r w:rsidR="00E97026" w:rsidRPr="00E97026">
        <w:rPr>
          <w:rFonts w:ascii="Times New Roman" w:hAnsi="Times New Roman" w:cs="Times New Roman"/>
          <w:color w:val="000000"/>
          <w:sz w:val="24"/>
        </w:rPr>
        <w:t>)</w:t>
      </w:r>
      <w:r w:rsidR="007539C6" w:rsidRPr="007539C6">
        <w:rPr>
          <w:rFonts w:ascii="Times New Roman" w:eastAsia="Calibri" w:hAnsi="Times New Roman" w:cs="Times New Roman"/>
          <w:color w:val="333333"/>
          <w:sz w:val="24"/>
          <w:szCs w:val="24"/>
          <w:shd w:val="pct15" w:color="auto" w:fill="FFFFFF"/>
        </w:rPr>
        <w:fldChar w:fldCharType="end"/>
      </w:r>
      <w:commentRangeEnd w:id="81"/>
      <w:r w:rsidR="00D80FD0">
        <w:rPr>
          <w:rStyle w:val="CommentReference"/>
        </w:rPr>
        <w:commentReference w:id="81"/>
      </w:r>
      <w:r w:rsidR="00433985" w:rsidRPr="007539C6">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4CB1BDBD"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The 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Pr>
          <w:rFonts w:ascii="Times New Roman" w:eastAsia="Calibri" w:hAnsi="Times New Roman" w:cs="Times New Roman"/>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w:t>
      </w:r>
      <w:ins w:id="88" w:author="Laura Dee" w:date="2024-02-12T16:06:00Z">
        <w:r w:rsidR="00CD7FD0">
          <w:rPr>
            <w:rFonts w:ascii="Times New Roman" w:eastAsia="Calibri" w:hAnsi="Times New Roman" w:cs="Times New Roman"/>
            <w:color w:val="333333"/>
            <w:sz w:val="24"/>
            <w:szCs w:val="24"/>
          </w:rPr>
          <w:t xml:space="preserve">the </w:t>
        </w:r>
      </w:ins>
      <w:r w:rsidR="007B3B01" w:rsidRPr="002C3801">
        <w:rPr>
          <w:rFonts w:ascii="Times New Roman" w:eastAsia="Calibri" w:hAnsi="Times New Roman" w:cs="Times New Roman"/>
          <w:color w:val="333333"/>
          <w:sz w:val="24"/>
          <w:szCs w:val="24"/>
        </w:rPr>
        <w:t xml:space="preserve">Gauss-Markov </w:t>
      </w:r>
      <w:ins w:id="89" w:author="Laura Dee" w:date="2024-02-12T16:06:00Z">
        <w:r w:rsidR="00CD7FD0">
          <w:rPr>
            <w:rFonts w:ascii="Times New Roman" w:eastAsia="Calibri" w:hAnsi="Times New Roman" w:cs="Times New Roman"/>
            <w:color w:val="333333"/>
            <w:sz w:val="24"/>
            <w:szCs w:val="24"/>
          </w:rPr>
          <w:t xml:space="preserve">theorem </w:t>
        </w:r>
      </w:ins>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6E6532CF"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soil characteristics</w:t>
      </w:r>
      <w:ins w:id="90" w:author="Laura Dee" w:date="2024-02-14T14:24:00Z">
        <w:r w:rsidR="00FA3E26">
          <w:rPr>
            <w:rFonts w:ascii="Times New Roman" w:eastAsia="Calibri" w:hAnsi="Times New Roman" w:cs="Times New Roman"/>
            <w:color w:val="333333"/>
            <w:sz w:val="24"/>
            <w:szCs w:val="24"/>
          </w:rPr>
          <w:t xml:space="preserve"> </w:t>
        </w:r>
      </w:ins>
      <w:r w:rsidR="00BB106D">
        <w:rPr>
          <w:rFonts w:ascii="Times New Roman" w:eastAsia="Calibri" w:hAnsi="Times New Roman" w:cs="Times New Roman"/>
          <w:color w:val="333333"/>
          <w:sz w:val="24"/>
          <w:szCs w:val="24"/>
        </w:rPr>
        <w:t xml:space="preserve">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longer </w:t>
      </w:r>
      <w:del w:id="91" w:author="Laura Dee" w:date="2024-02-14T14:24:00Z">
        <w:r w:rsidR="0081336C" w:rsidDel="00F14581">
          <w:rPr>
            <w:rFonts w:ascii="Times New Roman" w:eastAsia="Calibri" w:hAnsi="Times New Roman" w:cs="Times New Roman"/>
            <w:color w:val="333333"/>
            <w:sz w:val="24"/>
            <w:szCs w:val="24"/>
          </w:rPr>
          <w:delText>an</w:delText>
        </w:r>
      </w:del>
      <w:r w:rsidR="0081336C">
        <w:rPr>
          <w:rFonts w:ascii="Times New Roman" w:eastAsia="Calibri" w:hAnsi="Times New Roman" w:cs="Times New Roman"/>
          <w:color w:val="333333"/>
          <w:sz w:val="24"/>
          <w:szCs w:val="24"/>
        </w:rPr>
        <w:t xml:space="preserve"> </w:t>
      </w:r>
      <w:r w:rsidR="0081336C" w:rsidRPr="00444FA0">
        <w:rPr>
          <w:rFonts w:ascii="Times New Roman" w:eastAsia="Calibri" w:hAnsi="Times New Roman" w:cs="Times New Roman"/>
          <w:b/>
          <w:bCs/>
          <w:color w:val="333333"/>
          <w:sz w:val="24"/>
          <w:szCs w:val="24"/>
        </w:rPr>
        <w:t>exogenous</w:t>
      </w:r>
      <w:r w:rsidR="0081336C">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(external to the system of interactions)</w:t>
      </w:r>
      <w:del w:id="92" w:author="Laura Dee" w:date="2024-02-14T14:24:00Z">
        <w:r w:rsidDel="00F14581">
          <w:rPr>
            <w:rFonts w:ascii="Times New Roman" w:eastAsia="Calibri" w:hAnsi="Times New Roman" w:cs="Times New Roman"/>
            <w:color w:val="333333"/>
            <w:sz w:val="24"/>
            <w:szCs w:val="24"/>
          </w:rPr>
          <w:delText xml:space="preserve"> </w:delText>
        </w:r>
        <w:r w:rsidR="0081336C" w:rsidDel="00F14581">
          <w:rPr>
            <w:rFonts w:ascii="Times New Roman" w:eastAsia="Calibri" w:hAnsi="Times New Roman" w:cs="Times New Roman"/>
            <w:color w:val="333333"/>
            <w:sz w:val="24"/>
            <w:szCs w:val="24"/>
          </w:rPr>
          <w:delText>variable</w:delText>
        </w:r>
      </w:del>
      <w:r w:rsidR="00BB106D">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Rather, it is </w:t>
      </w:r>
      <w:commentRangeStart w:id="93"/>
      <w:r w:rsidRPr="00444FA0">
        <w:rPr>
          <w:rFonts w:ascii="Times New Roman" w:eastAsia="Calibri" w:hAnsi="Times New Roman" w:cs="Times New Roman"/>
          <w:b/>
          <w:bCs/>
          <w:color w:val="333333"/>
          <w:sz w:val="24"/>
          <w:szCs w:val="24"/>
        </w:rPr>
        <w:t>endogenous</w:t>
      </w:r>
      <w:commentRangeEnd w:id="93"/>
      <w:r w:rsidR="00CB2266">
        <w:rPr>
          <w:rStyle w:val="CommentReference"/>
        </w:rPr>
        <w:commentReference w:id="93"/>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w:t>
      </w:r>
      <w:r w:rsidR="00E96F8B" w:rsidRPr="00B0165F">
        <w:rPr>
          <w:rFonts w:ascii="Times New Roman" w:eastAsia="Calibri" w:hAnsi="Times New Roman" w:cs="Times New Roman"/>
          <w:color w:val="333333"/>
          <w:sz w:val="24"/>
          <w:szCs w:val="24"/>
        </w:rPr>
        <w:lastRenderedPageBreak/>
        <w:t>statistical model</w:t>
      </w:r>
      <w:ins w:id="94" w:author="Laura Dee" w:date="2024-02-14T14:25:00Z">
        <w:r w:rsidR="00DF1AE1">
          <w:rPr>
            <w:rFonts w:ascii="Times New Roman" w:eastAsia="Calibri" w:hAnsi="Times New Roman" w:cs="Times New Roman"/>
            <w:color w:val="333333"/>
            <w:sz w:val="24"/>
            <w:szCs w:val="24"/>
          </w:rPr>
          <w:t xml:space="preserve">, misattributing the effect of </w:t>
        </w:r>
      </w:ins>
      <w:ins w:id="95" w:author="Laura Dee" w:date="2024-02-15T07:49:00Z">
        <w:r w:rsidR="007909E9">
          <w:rPr>
            <w:rFonts w:ascii="Times New Roman" w:eastAsia="Calibri" w:hAnsi="Times New Roman" w:cs="Times New Roman"/>
            <w:color w:val="333333"/>
            <w:sz w:val="24"/>
            <w:szCs w:val="24"/>
          </w:rPr>
          <w:t>soil characteristics</w:t>
        </w:r>
      </w:ins>
      <w:ins w:id="96" w:author="Laura Dee" w:date="2024-02-14T14:25:00Z">
        <w:r w:rsidR="00DF1AE1">
          <w:rPr>
            <w:rFonts w:ascii="Times New Roman" w:eastAsia="Calibri" w:hAnsi="Times New Roman" w:cs="Times New Roman"/>
            <w:color w:val="333333"/>
            <w:sz w:val="24"/>
            <w:szCs w:val="24"/>
          </w:rPr>
          <w:t xml:space="preserve"> to </w:t>
        </w:r>
      </w:ins>
      <w:ins w:id="97" w:author="Laura Dee" w:date="2024-02-15T07:49:00Z">
        <w:r w:rsidR="007909E9">
          <w:rPr>
            <w:rFonts w:ascii="Times New Roman" w:eastAsia="Calibri" w:hAnsi="Times New Roman" w:cs="Times New Roman"/>
            <w:color w:val="333333"/>
            <w:sz w:val="24"/>
            <w:szCs w:val="24"/>
          </w:rPr>
          <w:t>nitrogen</w:t>
        </w:r>
      </w:ins>
      <w:ins w:id="98" w:author="Laura Dee" w:date="2024-02-14T14:25:00Z">
        <w:r w:rsidR="00DF1AE1">
          <w:rPr>
            <w:rFonts w:ascii="Times New Roman" w:eastAsia="Calibri" w:hAnsi="Times New Roman" w:cs="Times New Roman"/>
            <w:color w:val="333333"/>
            <w:sz w:val="24"/>
            <w:szCs w:val="24"/>
          </w:rPr>
          <w:t xml:space="preserve"> and leading to incorre</w:t>
        </w:r>
      </w:ins>
      <w:ins w:id="99" w:author="Laura Dee" w:date="2024-02-14T14:26:00Z">
        <w:r w:rsidR="00B1031B">
          <w:rPr>
            <w:rFonts w:ascii="Times New Roman" w:eastAsia="Calibri" w:hAnsi="Times New Roman" w:cs="Times New Roman"/>
            <w:color w:val="333333"/>
            <w:sz w:val="24"/>
            <w:szCs w:val="24"/>
          </w:rPr>
          <w:t>c</w:t>
        </w:r>
      </w:ins>
      <w:ins w:id="100" w:author="Laura Dee" w:date="2024-02-14T14:25:00Z">
        <w:r w:rsidR="00DF1AE1">
          <w:rPr>
            <w:rFonts w:ascii="Times New Roman" w:eastAsia="Calibri" w:hAnsi="Times New Roman" w:cs="Times New Roman"/>
            <w:color w:val="333333"/>
            <w:sz w:val="24"/>
            <w:szCs w:val="24"/>
          </w:rPr>
          <w:t xml:space="preserve">t estimates of </w:t>
        </w:r>
      </w:ins>
      <w:ins w:id="101" w:author="Laura Dee" w:date="2024-02-15T07:49:00Z">
        <w:r w:rsidR="007909E9">
          <w:rPr>
            <w:rFonts w:ascii="Times New Roman" w:eastAsia="Calibri" w:hAnsi="Times New Roman" w:cs="Times New Roman"/>
            <w:color w:val="333333"/>
            <w:sz w:val="24"/>
            <w:szCs w:val="24"/>
          </w:rPr>
          <w:t>nitrogen alone on plant biomass</w:t>
        </w:r>
      </w:ins>
      <w:r w:rsidR="00E96F8B" w:rsidRPr="00B0165F">
        <w:rPr>
          <w:rFonts w:ascii="Times New Roman" w:eastAsia="Calibri" w:hAnsi="Times New Roman" w:cs="Times New Roman"/>
          <w:color w:val="333333"/>
          <w:sz w:val="24"/>
          <w:szCs w:val="24"/>
        </w:rPr>
        <w:t xml:space="preserve">. </w:t>
      </w:r>
      <w:ins w:id="102" w:author="Laura Dee" w:date="2024-02-14T14:25:00Z">
        <w:r w:rsidR="00BB190D">
          <w:rPr>
            <w:rFonts w:ascii="Times New Roman" w:eastAsia="Calibri" w:hAnsi="Times New Roman" w:cs="Times New Roman"/>
            <w:color w:val="333333"/>
            <w:sz w:val="24"/>
            <w:szCs w:val="24"/>
          </w:rPr>
          <w:t>Said another way, w</w:t>
        </w:r>
      </w:ins>
      <w:del w:id="103" w:author="Laura Dee" w:date="2024-02-14T14:25:00Z">
        <w:r w:rsidR="003B1F85" w:rsidDel="00BB190D">
          <w:rPr>
            <w:rFonts w:ascii="Times New Roman" w:eastAsia="Calibri" w:hAnsi="Times New Roman" w:cs="Times New Roman"/>
            <w:color w:val="333333"/>
            <w:sz w:val="24"/>
            <w:szCs w:val="24"/>
          </w:rPr>
          <w:delText>W</w:delText>
        </w:r>
      </w:del>
      <w:r w:rsidR="00704A7E">
        <w:rPr>
          <w:rFonts w:ascii="Times New Roman" w:eastAsia="Calibri" w:hAnsi="Times New Roman" w:cs="Times New Roman"/>
          <w:color w:val="333333"/>
          <w:sz w:val="24"/>
          <w:szCs w:val="24"/>
        </w:rPr>
        <w:t xml:space="preserve">e </w:t>
      </w:r>
      <w:proofErr w:type="gramStart"/>
      <w:r w:rsidR="003B1F85">
        <w:rPr>
          <w:rFonts w:ascii="Times New Roman" w:eastAsia="Calibri" w:hAnsi="Times New Roman" w:cs="Times New Roman"/>
          <w:color w:val="333333"/>
          <w:sz w:val="24"/>
          <w:szCs w:val="24"/>
        </w:rPr>
        <w:t>are</w:t>
      </w:r>
      <w:proofErr w:type="gramEnd"/>
      <w:r w:rsidR="003B1F85">
        <w:rPr>
          <w:rFonts w:ascii="Times New Roman" w:eastAsia="Calibri" w:hAnsi="Times New Roman" w:cs="Times New Roman"/>
          <w:color w:val="333333"/>
          <w:sz w:val="24"/>
          <w:szCs w:val="24"/>
        </w:rPr>
        <w:t xml:space="preserve"> </w:t>
      </w:r>
      <w:del w:id="104" w:author="Laura Dee" w:date="2024-02-14T14:25:00Z">
        <w:r w:rsidR="003B1F85" w:rsidDel="00EA771D">
          <w:rPr>
            <w:rFonts w:ascii="Times New Roman" w:eastAsia="Calibri" w:hAnsi="Times New Roman" w:cs="Times New Roman"/>
            <w:color w:val="333333"/>
            <w:sz w:val="24"/>
            <w:szCs w:val="24"/>
          </w:rPr>
          <w:delText xml:space="preserve">therefore </w:delText>
        </w:r>
      </w:del>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w:t>
      </w:r>
      <w:ins w:id="105" w:author="Laura Dee" w:date="2024-02-15T07:50:00Z">
        <w:r w:rsidR="00A27A87">
          <w:rPr>
            <w:rFonts w:ascii="Times New Roman" w:eastAsia="Calibri" w:hAnsi="Times New Roman" w:cs="Times New Roman"/>
            <w:color w:val="333333"/>
            <w:sz w:val="24"/>
            <w:szCs w:val="24"/>
          </w:rPr>
          <w:t>;</w:t>
        </w:r>
      </w:ins>
      <w:ins w:id="106" w:author="Laura Dee" w:date="2024-02-14T14:25:00Z">
        <w:r w:rsidR="00EA771D">
          <w:rPr>
            <w:rFonts w:ascii="Times New Roman" w:eastAsia="Calibri" w:hAnsi="Times New Roman" w:cs="Times New Roman"/>
            <w:color w:val="333333"/>
            <w:sz w:val="24"/>
            <w:szCs w:val="24"/>
          </w:rPr>
          <w:t xml:space="preserve"> </w:t>
        </w:r>
      </w:ins>
      <w:del w:id="107" w:author="Laura Dee" w:date="2024-02-14T14:25:00Z">
        <w:r w:rsidR="00704A7E" w:rsidDel="00EA771D">
          <w:rPr>
            <w:rFonts w:ascii="Times New Roman" w:eastAsia="Calibri" w:hAnsi="Times New Roman" w:cs="Times New Roman"/>
            <w:color w:val="333333"/>
            <w:sz w:val="24"/>
            <w:szCs w:val="24"/>
          </w:rPr>
          <w:delText>.</w:delText>
        </w:r>
      </w:del>
      <w:ins w:id="108" w:author="Laura Dee" w:date="2024-02-14T14:25:00Z">
        <w:r w:rsidR="00EA771D">
          <w:rPr>
            <w:rFonts w:ascii="Times New Roman" w:eastAsia="Calibri" w:hAnsi="Times New Roman" w:cs="Times New Roman"/>
            <w:color w:val="333333"/>
            <w:sz w:val="24"/>
            <w:szCs w:val="24"/>
          </w:rPr>
          <w:t>a</w:t>
        </w:r>
      </w:ins>
      <w:del w:id="109" w:author="Laura Dee" w:date="2024-02-14T14:25:00Z">
        <w:r w:rsidR="00704A7E" w:rsidDel="00EA771D">
          <w:rPr>
            <w:rFonts w:ascii="Times New Roman" w:eastAsia="Calibri" w:hAnsi="Times New Roman" w:cs="Times New Roman"/>
            <w:color w:val="333333"/>
            <w:sz w:val="24"/>
            <w:szCs w:val="24"/>
          </w:rPr>
          <w:delText xml:space="preserve"> </w:delText>
        </w:r>
        <w:r w:rsidR="003B1F85" w:rsidDel="00EA771D">
          <w:rPr>
            <w:rFonts w:ascii="Times New Roman" w:eastAsia="Calibri" w:hAnsi="Times New Roman" w:cs="Times New Roman"/>
            <w:color w:val="333333"/>
            <w:sz w:val="24"/>
            <w:szCs w:val="24"/>
          </w:rPr>
          <w:delText>A</w:delText>
        </w:r>
      </w:del>
      <w:r w:rsidR="003B1F85">
        <w:rPr>
          <w:rFonts w:ascii="Times New Roman" w:eastAsia="Calibri" w:hAnsi="Times New Roman" w:cs="Times New Roman"/>
          <w:color w:val="333333"/>
          <w:sz w:val="24"/>
          <w:szCs w:val="24"/>
        </w:rPr>
        <w:t>s a consequence</w:t>
      </w:r>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be 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If we 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2306F59F"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w:t>
      </w:r>
      <w:ins w:id="110" w:author="Laura Dee" w:date="2024-02-14T14:31:00Z">
        <w:r w:rsidR="00857D97">
          <w:rPr>
            <w:rFonts w:ascii="Times New Roman" w:eastAsia="Calibri" w:hAnsi="Times New Roman" w:cs="Times New Roman"/>
            <w:color w:val="333333"/>
            <w:sz w:val="24"/>
            <w:szCs w:val="24"/>
          </w:rPr>
          <w:t xml:space="preserve">measured </w:t>
        </w:r>
      </w:ins>
      <w:r w:rsidR="00A97BFB">
        <w:rPr>
          <w:rFonts w:ascii="Times New Roman" w:eastAsia="Calibri" w:hAnsi="Times New Roman" w:cs="Times New Roman"/>
          <w:color w:val="333333"/>
          <w:sz w:val="24"/>
          <w:szCs w:val="24"/>
        </w:rPr>
        <w:t xml:space="preserve">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ins w:id="111" w:author="Laura Dee" w:date="2024-02-14T14:32:00Z">
        <w:r w:rsidR="00857D97">
          <w:rPr>
            <w:rFonts w:ascii="Times New Roman" w:eastAsia="Calibri" w:hAnsi="Times New Roman" w:cs="Times New Roman"/>
            <w:color w:val="333333"/>
            <w:sz w:val="24"/>
            <w:szCs w:val="24"/>
          </w:rPr>
          <w:t>.</w:t>
        </w:r>
      </w:ins>
      <w:del w:id="112" w:author="Laura Dee" w:date="2024-02-14T14:32:00Z">
        <w:r w:rsidR="007C1FA9" w:rsidDel="00857D97">
          <w:rPr>
            <w:rFonts w:ascii="Times New Roman" w:eastAsia="Calibri" w:hAnsi="Times New Roman" w:cs="Times New Roman"/>
            <w:color w:val="333333"/>
            <w:sz w:val="24"/>
            <w:szCs w:val="24"/>
          </w:rPr>
          <w:delText>;</w:delText>
        </w:r>
      </w:del>
      <w:r w:rsidR="007C1FA9">
        <w:rPr>
          <w:rFonts w:ascii="Times New Roman" w:eastAsia="Calibri" w:hAnsi="Times New Roman" w:cs="Times New Roman"/>
          <w:color w:val="333333"/>
          <w:sz w:val="24"/>
          <w:szCs w:val="24"/>
        </w:rPr>
        <w:t xml:space="preserve"> </w:t>
      </w:r>
      <w:ins w:id="113" w:author="Laura Dee" w:date="2024-02-14T14:32:00Z">
        <w:r w:rsidR="00857D97">
          <w:rPr>
            <w:rFonts w:ascii="Times New Roman" w:eastAsia="Calibri" w:hAnsi="Times New Roman" w:cs="Times New Roman"/>
            <w:color w:val="333333"/>
            <w:sz w:val="24"/>
            <w:szCs w:val="24"/>
          </w:rPr>
          <w:t>I</w:t>
        </w:r>
      </w:ins>
      <w:del w:id="114" w:author="Laura Dee" w:date="2024-02-14T14:32:00Z">
        <w:r w:rsidR="007C1FA9" w:rsidDel="00857D97">
          <w:rPr>
            <w:rFonts w:ascii="Times New Roman" w:eastAsia="Calibri" w:hAnsi="Times New Roman" w:cs="Times New Roman"/>
            <w:color w:val="333333"/>
            <w:sz w:val="24"/>
            <w:szCs w:val="24"/>
          </w:rPr>
          <w:delText>i</w:delText>
        </w:r>
      </w:del>
      <w:r w:rsidR="007C1FA9">
        <w:rPr>
          <w:rFonts w:ascii="Times New Roman" w:eastAsia="Calibri" w:hAnsi="Times New Roman" w:cs="Times New Roman"/>
          <w:color w:val="333333"/>
          <w:sz w:val="24"/>
          <w:szCs w:val="24"/>
        </w:rPr>
        <w:t>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xml:space="preserve">; when all back doors are "shut” – </w:t>
      </w:r>
      <w:ins w:id="115" w:author="Laura Dee" w:date="2024-02-14T14:32:00Z">
        <w:r w:rsidR="00AA2188">
          <w:rPr>
            <w:rFonts w:ascii="Times New Roman" w:eastAsia="Calibri" w:hAnsi="Times New Roman" w:cs="Times New Roman"/>
            <w:color w:val="333333"/>
            <w:sz w:val="24"/>
            <w:szCs w:val="24"/>
          </w:rPr>
          <w:t xml:space="preserve">such that sources of </w:t>
        </w:r>
      </w:ins>
      <w:del w:id="116" w:author="Laura Dee" w:date="2024-02-14T14:32:00Z">
        <w:r w:rsidR="00F41073" w:rsidDel="00AA2188">
          <w:rPr>
            <w:rFonts w:ascii="Times New Roman" w:eastAsia="Calibri" w:hAnsi="Times New Roman" w:cs="Times New Roman"/>
            <w:color w:val="333333"/>
            <w:sz w:val="24"/>
            <w:szCs w:val="24"/>
          </w:rPr>
          <w:delText xml:space="preserve">or </w:delText>
        </w:r>
      </w:del>
      <w:r w:rsidR="00F41073">
        <w:rPr>
          <w:rFonts w:ascii="Times New Roman" w:eastAsia="Calibri" w:hAnsi="Times New Roman" w:cs="Times New Roman"/>
          <w:color w:val="333333"/>
          <w:sz w:val="24"/>
          <w:szCs w:val="24"/>
        </w:rPr>
        <w:t>confounding variation</w:t>
      </w:r>
      <w:ins w:id="117" w:author="Laura Dee" w:date="2024-02-14T14:32:00Z">
        <w:r w:rsidR="00AA2188">
          <w:rPr>
            <w:rFonts w:ascii="Times New Roman" w:eastAsia="Calibri" w:hAnsi="Times New Roman" w:cs="Times New Roman"/>
            <w:color w:val="333333"/>
            <w:sz w:val="24"/>
            <w:szCs w:val="24"/>
          </w:rPr>
          <w:t xml:space="preserve"> are</w:t>
        </w:r>
      </w:ins>
      <w:r w:rsidR="00F41073">
        <w:rPr>
          <w:rFonts w:ascii="Times New Roman" w:eastAsia="Calibri" w:hAnsi="Times New Roman" w:cs="Times New Roman"/>
          <w:color w:val="333333"/>
          <w:sz w:val="24"/>
          <w:szCs w:val="24"/>
        </w:rPr>
        <w:t xml:space="preserve"> removed -  the causal effect will be identified, </w:t>
      </w:r>
      <w:r w:rsidR="003B1F85">
        <w:rPr>
          <w:rFonts w:ascii="Times New Roman" w:eastAsia="Calibri" w:hAnsi="Times New Roman" w:cs="Times New Roman"/>
          <w:color w:val="333333"/>
          <w:sz w:val="24"/>
          <w:szCs w:val="24"/>
        </w:rPr>
        <w:t>by establishing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lastRenderedPageBreak/>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8"/>
                    <a:stretch>
                      <a:fillRect/>
                    </a:stretch>
                  </pic:blipFill>
                  <pic:spPr>
                    <a:xfrm>
                      <a:off x="0" y="0"/>
                      <a:ext cx="5943600" cy="2515870"/>
                    </a:xfrm>
                    <a:prstGeom prst="rect">
                      <a:avLst/>
                    </a:prstGeom>
                  </pic:spPr>
                </pic:pic>
              </a:graphicData>
            </a:graphic>
          </wp:inline>
        </w:drawing>
      </w:r>
    </w:p>
    <w:p w14:paraId="7EB2EB1C" w14:textId="16E7167E"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 xml:space="preserve">By including shaded observed variables, either U or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w:t>
      </w:r>
      <w:commentRangeStart w:id="118"/>
      <w:r w:rsidRPr="001078CE">
        <w:rPr>
          <w:i w:val="0"/>
          <w:iCs w:val="0"/>
          <w:color w:val="000000" w:themeColor="text1"/>
        </w:rPr>
        <w:t>control</w:t>
      </w:r>
      <w:commentRangeEnd w:id="118"/>
      <w:r w:rsidR="008B505C">
        <w:rPr>
          <w:rStyle w:val="CommentReference"/>
          <w:i w:val="0"/>
          <w:iCs w:val="0"/>
          <w:color w:val="auto"/>
        </w:rPr>
        <w:commentReference w:id="118"/>
      </w:r>
      <w:r w:rsidRPr="001078CE">
        <w:rPr>
          <w:i w:val="0"/>
          <w:iCs w:val="0"/>
          <w:color w:val="000000" w:themeColor="text1"/>
        </w:rPr>
        <w:t>.</w:t>
      </w:r>
    </w:p>
    <w:p w14:paraId="11AFD6DA" w14:textId="7C5F0205" w:rsidR="004936E2" w:rsidRPr="00A26101" w:rsidRDefault="005938DF" w:rsidP="004936E2">
      <w:pPr>
        <w:pStyle w:val="CommentText"/>
        <w:rPr>
          <w:ins w:id="119" w:author="Laura Dee" w:date="2024-02-14T14:40:00Z"/>
          <w:b/>
          <w:bCs/>
          <w:highlight w:val="cyan"/>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w:t>
      </w:r>
      <w:ins w:id="120" w:author="Laura Dee" w:date="2024-02-14T14:33:00Z">
        <w:r w:rsidR="00687FD1">
          <w:rPr>
            <w:rFonts w:ascii="Times New Roman" w:eastAsia="Calibri" w:hAnsi="Times New Roman" w:cs="Times New Roman"/>
            <w:color w:val="333333"/>
            <w:sz w:val="24"/>
            <w:szCs w:val="24"/>
            <w:highlight w:val="white"/>
          </w:rPr>
          <w:t xml:space="preserve"> variables</w:t>
        </w:r>
      </w:ins>
      <w:r w:rsidR="00037819" w:rsidRPr="002C3801">
        <w:rPr>
          <w:rFonts w:ascii="Times New Roman" w:eastAsia="Calibri" w:hAnsi="Times New Roman" w:cs="Times New Roman"/>
          <w:color w:val="333333"/>
          <w:sz w:val="24"/>
          <w:szCs w:val="24"/>
          <w:highlight w:val="white"/>
        </w:rPr>
        <w:t xml:space="preserve">. With a diagram in hand, </w:t>
      </w:r>
      <w:del w:id="121" w:author="Laura Dee" w:date="2024-02-14T14:33:00Z">
        <w:r w:rsidR="008311B3" w:rsidDel="00687FD1">
          <w:rPr>
            <w:rFonts w:ascii="Times New Roman" w:eastAsia="Calibri" w:hAnsi="Times New Roman" w:cs="Times New Roman"/>
            <w:color w:val="333333"/>
            <w:sz w:val="24"/>
            <w:szCs w:val="24"/>
            <w:highlight w:val="white"/>
          </w:rPr>
          <w:delText xml:space="preserve">sources of </w:delText>
        </w:r>
      </w:del>
      <w:r w:rsidR="008311B3">
        <w:rPr>
          <w:rFonts w:ascii="Times New Roman" w:eastAsia="Calibri" w:hAnsi="Times New Roman" w:cs="Times New Roman"/>
          <w:color w:val="333333"/>
          <w:sz w:val="24"/>
          <w:szCs w:val="24"/>
          <w:highlight w:val="white"/>
        </w:rPr>
        <w:t>confounding</w:t>
      </w:r>
      <w:r w:rsidR="00037819" w:rsidRPr="002C3801">
        <w:rPr>
          <w:rFonts w:ascii="Times New Roman" w:eastAsia="Calibri" w:hAnsi="Times New Roman" w:cs="Times New Roman"/>
          <w:color w:val="333333"/>
          <w:sz w:val="24"/>
          <w:szCs w:val="24"/>
          <w:highlight w:val="white"/>
        </w:rPr>
        <w:t xml:space="preserve"> </w:t>
      </w:r>
      <w:ins w:id="122" w:author="Laura Dee" w:date="2024-02-14T14:33:00Z">
        <w:r w:rsidR="00687FD1">
          <w:rPr>
            <w:rFonts w:ascii="Times New Roman" w:eastAsia="Calibri" w:hAnsi="Times New Roman" w:cs="Times New Roman"/>
            <w:color w:val="333333"/>
            <w:sz w:val="24"/>
            <w:szCs w:val="24"/>
            <w:highlight w:val="white"/>
          </w:rPr>
          <w:t xml:space="preserve">variables </w:t>
        </w:r>
      </w:ins>
      <w:r w:rsidR="00037819" w:rsidRPr="002C3801">
        <w:rPr>
          <w:rFonts w:ascii="Times New Roman" w:eastAsia="Calibri" w:hAnsi="Times New Roman" w:cs="Times New Roman"/>
          <w:color w:val="333333"/>
          <w:sz w:val="24"/>
          <w:szCs w:val="24"/>
          <w:highlight w:val="white"/>
        </w:rPr>
        <w:t xml:space="preserve">can either be visually obvious or one can utilize a variety of 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ins w:id="123" w:author="Laura Dee" w:date="2024-02-14T14:33:00Z">
        <w:r w:rsidR="00943D89">
          <w:rPr>
            <w:rFonts w:ascii="Times New Roman" w:eastAsia="Calibri" w:hAnsi="Times New Roman" w:cs="Times New Roman"/>
            <w:color w:val="333333"/>
            <w:sz w:val="24"/>
            <w:szCs w:val="24"/>
          </w:rPr>
          <w:t xml:space="preserve">and conditional independence among variables </w:t>
        </w:r>
      </w:ins>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w:t>
      </w:r>
      <w:proofErr w:type="spellStart"/>
      <w:r w:rsidR="00BB3DA4" w:rsidRPr="002C3801">
        <w:rPr>
          <w:rFonts w:ascii="Times New Roman" w:hAnsi="Times New Roman" w:cs="Times New Roman"/>
          <w:sz w:val="24"/>
          <w:szCs w:val="24"/>
        </w:rPr>
        <w:t>Textor</w:t>
      </w:r>
      <w:proofErr w:type="spellEnd"/>
      <w:r w:rsidR="00BB3DA4" w:rsidRPr="002C3801">
        <w:rPr>
          <w:rFonts w:ascii="Times New Roman" w:hAnsi="Times New Roman" w:cs="Times New Roman"/>
          <w:sz w:val="24"/>
          <w:szCs w:val="24"/>
        </w:rPr>
        <w:t xml:space="preserve">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037819" w:rsidRPr="002C3801">
        <w:rPr>
          <w:rFonts w:ascii="Times New Roman" w:eastAsia="Calibri" w:hAnsi="Times New Roman" w:cs="Times New Roman"/>
          <w:color w:val="333333"/>
          <w:sz w:val="24"/>
          <w:szCs w:val="24"/>
          <w:highlight w:val="white"/>
        </w:rPr>
        <w:t xml:space="preserve"> </w:t>
      </w:r>
      <w:ins w:id="124" w:author="Laura Dee" w:date="2024-02-14T14:33:00Z">
        <w:r w:rsidR="001B098A">
          <w:rPr>
            <w:rFonts w:ascii="Times New Roman" w:eastAsia="Calibri" w:hAnsi="Times New Roman" w:cs="Times New Roman"/>
            <w:color w:val="333333"/>
            <w:sz w:val="24"/>
            <w:szCs w:val="24"/>
            <w:highlight w:val="white"/>
          </w:rPr>
          <w:t xml:space="preserve">in order </w:t>
        </w:r>
      </w:ins>
      <w:r w:rsidR="00037819" w:rsidRPr="002C3801">
        <w:rPr>
          <w:rFonts w:ascii="Times New Roman" w:eastAsia="Calibri" w:hAnsi="Times New Roman" w:cs="Times New Roman"/>
          <w:color w:val="333333"/>
          <w:sz w:val="24"/>
          <w:szCs w:val="24"/>
          <w:highlight w:val="white"/>
        </w:rPr>
        <w:t xml:space="preserve">to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that need to be controlled for to eliminate omitted variable bias. </w:t>
      </w:r>
      <w:r w:rsidR="00E15581">
        <w:rPr>
          <w:rFonts w:ascii="Times New Roman" w:eastAsia="Calibri" w:hAnsi="Times New Roman" w:cs="Times New Roman"/>
          <w:color w:val="333333"/>
          <w:sz w:val="24"/>
          <w:szCs w:val="24"/>
          <w:highlight w:val="white"/>
        </w:rPr>
        <w:t xml:space="preserve">Software can also help us identify </w:t>
      </w:r>
      <w:del w:id="125" w:author="Laura Dee" w:date="2024-02-14T14:34:00Z">
        <w:r w:rsidR="00E15581" w:rsidDel="001B098A">
          <w:rPr>
            <w:rFonts w:ascii="Times New Roman" w:eastAsia="Calibri" w:hAnsi="Times New Roman" w:cs="Times New Roman"/>
            <w:color w:val="333333"/>
            <w:sz w:val="24"/>
            <w:szCs w:val="24"/>
            <w:highlight w:val="white"/>
          </w:rPr>
          <w:delText xml:space="preserve">variables we </w:delText>
        </w:r>
        <w:r w:rsidR="00460A74" w:rsidDel="001B098A">
          <w:rPr>
            <w:rFonts w:ascii="Times New Roman" w:eastAsia="Calibri" w:hAnsi="Times New Roman" w:cs="Times New Roman"/>
            <w:color w:val="333333"/>
            <w:sz w:val="24"/>
            <w:szCs w:val="24"/>
            <w:highlight w:val="white"/>
          </w:rPr>
          <w:delText xml:space="preserve">should not </w:delText>
        </w:r>
        <w:r w:rsidR="00E15581" w:rsidDel="001B098A">
          <w:rPr>
            <w:rFonts w:ascii="Times New Roman" w:eastAsia="Calibri" w:hAnsi="Times New Roman" w:cs="Times New Roman"/>
            <w:color w:val="333333"/>
            <w:sz w:val="24"/>
            <w:szCs w:val="24"/>
            <w:highlight w:val="white"/>
          </w:rPr>
          <w:delText xml:space="preserve">control for – e.g., </w:delText>
        </w:r>
      </w:del>
      <w:r w:rsidR="00E15581">
        <w:rPr>
          <w:rFonts w:ascii="Times New Roman" w:eastAsia="Calibri" w:hAnsi="Times New Roman" w:cs="Times New Roman"/>
          <w:color w:val="333333"/>
          <w:sz w:val="24"/>
          <w:szCs w:val="24"/>
          <w:highlight w:val="white"/>
        </w:rPr>
        <w:t>colliders</w:t>
      </w:r>
      <w:r w:rsidR="00FF3EA5">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ins w:id="126" w:author="Laura Dee" w:date="2024-02-14T14:40:00Z">
        <w:r w:rsidR="004936E2">
          <w:rPr>
            <w:rFonts w:ascii="Times New Roman" w:eastAsia="Calibri" w:hAnsi="Times New Roman" w:cs="Times New Roman"/>
            <w:color w:val="333333"/>
            <w:sz w:val="24"/>
            <w:szCs w:val="24"/>
          </w:rPr>
          <w:t xml:space="preserve"> However, statistically </w:t>
        </w:r>
        <w:r w:rsidR="004936E2" w:rsidRPr="004936E2">
          <w:rPr>
            <w:rFonts w:ascii="Times New Roman" w:eastAsia="Calibri" w:hAnsi="Times New Roman" w:cs="Times New Roman"/>
            <w:color w:val="333333"/>
            <w:sz w:val="24"/>
            <w:szCs w:val="24"/>
          </w:rPr>
          <w:t xml:space="preserve">controlling for confounding variables – and the back-door criterion – assumes that </w:t>
        </w:r>
        <w:r w:rsidR="004936E2" w:rsidRPr="004936E2">
          <w:rPr>
            <w:rPrChange w:id="127" w:author="Laura Dee" w:date="2024-02-14T14:41:00Z">
              <w:rPr>
                <w:b/>
                <w:bCs/>
                <w:highlight w:val="cyan"/>
              </w:rPr>
            </w:rPrChange>
          </w:rPr>
          <w:t xml:space="preserve">assumes we have all </w:t>
        </w:r>
        <w:r w:rsidR="004936E2" w:rsidRPr="004936E2">
          <w:rPr>
            <w:rPrChange w:id="128" w:author="Laura Dee" w:date="2024-02-14T14:41:00Z">
              <w:rPr>
                <w:b/>
                <w:bCs/>
                <w:highlight w:val="cyan"/>
              </w:rPr>
            </w:rPrChange>
          </w:rPr>
          <w:t>rele</w:t>
        </w:r>
      </w:ins>
      <w:ins w:id="129" w:author="Laura Dee" w:date="2024-02-14T14:41:00Z">
        <w:r w:rsidR="004936E2" w:rsidRPr="004936E2">
          <w:rPr>
            <w:rPrChange w:id="130" w:author="Laura Dee" w:date="2024-02-14T14:41:00Z">
              <w:rPr>
                <w:b/>
                <w:bCs/>
                <w:highlight w:val="cyan"/>
              </w:rPr>
            </w:rPrChange>
          </w:rPr>
          <w:t>vant confounding variables or proxies for them</w:t>
        </w:r>
      </w:ins>
      <w:ins w:id="131" w:author="Laura Dee" w:date="2024-02-14T14:40:00Z">
        <w:r w:rsidR="004936E2" w:rsidRPr="004936E2">
          <w:rPr>
            <w:rPrChange w:id="132" w:author="Laura Dee" w:date="2024-02-14T14:41:00Z">
              <w:rPr>
                <w:b/>
                <w:bCs/>
                <w:highlight w:val="cyan"/>
              </w:rPr>
            </w:rPrChange>
          </w:rPr>
          <w:t xml:space="preserve"> in </w:t>
        </w:r>
      </w:ins>
      <w:ins w:id="133" w:author="Laura Dee" w:date="2024-02-14T14:41:00Z">
        <w:r w:rsidR="004936E2" w:rsidRPr="004936E2">
          <w:rPr>
            <w:rPrChange w:id="134" w:author="Laura Dee" w:date="2024-02-14T14:41:00Z">
              <w:rPr>
                <w:b/>
                <w:bCs/>
                <w:highlight w:val="cyan"/>
              </w:rPr>
            </w:rPrChange>
          </w:rPr>
          <w:t>a</w:t>
        </w:r>
      </w:ins>
      <w:ins w:id="135" w:author="Laura Dee" w:date="2024-02-14T14:40:00Z">
        <w:r w:rsidR="004936E2" w:rsidRPr="004936E2">
          <w:rPr>
            <w:rPrChange w:id="136" w:author="Laura Dee" w:date="2024-02-14T14:41:00Z">
              <w:rPr>
                <w:b/>
                <w:bCs/>
                <w:highlight w:val="cyan"/>
              </w:rPr>
            </w:rPrChange>
          </w:rPr>
          <w:t xml:space="preserve"> model</w:t>
        </w:r>
      </w:ins>
      <w:ins w:id="137" w:author="Laura Dee" w:date="2024-02-14T14:41:00Z">
        <w:r w:rsidR="004936E2" w:rsidRPr="004936E2">
          <w:rPr>
            <w:rPrChange w:id="138" w:author="Laura Dee" w:date="2024-02-14T14:41:00Z">
              <w:rPr>
                <w:b/>
                <w:bCs/>
                <w:highlight w:val="cyan"/>
              </w:rPr>
            </w:rPrChange>
          </w:rPr>
          <w:t>, which is a strong assumption</w:t>
        </w:r>
        <w:r w:rsidR="004936E2" w:rsidRPr="004936E2">
          <w:rPr>
            <w:rPrChange w:id="139" w:author="Laura Dee" w:date="2024-02-14T14:41:00Z">
              <w:rPr>
                <w:b/>
                <w:bCs/>
              </w:rPr>
            </w:rPrChange>
          </w:rPr>
          <w:t xml:space="preserve"> (but see also Pearl’s “front door criterion”, </w:t>
        </w:r>
        <w:r w:rsidR="004936E2" w:rsidRPr="004936E2">
          <w:rPr>
            <w:highlight w:val="green"/>
            <w:rPrChange w:id="140" w:author="Laura Dee" w:date="2024-02-14T14:41:00Z">
              <w:rPr>
                <w:b/>
                <w:bCs/>
              </w:rPr>
            </w:rPrChange>
          </w:rPr>
          <w:t>cite PEARL and cite THE EFFECT).</w:t>
        </w:r>
      </w:ins>
      <w:ins w:id="141" w:author="Laura Dee" w:date="2024-02-14T14:40:00Z">
        <w:r w:rsidR="004936E2" w:rsidRPr="004936E2">
          <w:rPr>
            <w:b/>
            <w:bCs/>
            <w:rPrChange w:id="142" w:author="Laura Dee" w:date="2024-02-14T14:41:00Z">
              <w:rPr>
                <w:b/>
                <w:bCs/>
                <w:highlight w:val="cyan"/>
              </w:rPr>
            </w:rPrChange>
          </w:rPr>
          <w:t xml:space="preserve"> </w:t>
        </w:r>
      </w:ins>
    </w:p>
    <w:p w14:paraId="42D57B2D" w14:textId="21D21DCC" w:rsidR="00766C2E" w:rsidRPr="002C3801" w:rsidRDefault="00766C2E" w:rsidP="002C3801">
      <w:pPr>
        <w:spacing w:before="160" w:line="360" w:lineRule="auto"/>
        <w:ind w:firstLine="720"/>
        <w:rPr>
          <w:rFonts w:ascii="Times New Roman" w:eastAsia="Calibri" w:hAnsi="Times New Roman" w:cs="Times New Roman"/>
          <w:color w:val="333333"/>
          <w:sz w:val="24"/>
          <w:szCs w:val="24"/>
        </w:rPr>
      </w:pPr>
    </w:p>
    <w:p w14:paraId="5EB885BA" w14:textId="34E8393F" w:rsidR="00FC2217" w:rsidRPr="002C3801" w:rsidRDefault="00037819" w:rsidP="005268CC">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commentRangeStart w:id="143"/>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commentRangeEnd w:id="143"/>
      <w:r w:rsidR="008102F3">
        <w:rPr>
          <w:rStyle w:val="CommentReference"/>
        </w:rPr>
        <w:commentReference w:id="143"/>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variables that we have 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w:t>
      </w:r>
      <w:ins w:id="144" w:author="Laura Dee" w:date="2024-02-14T14:34:00Z">
        <w:r w:rsidR="001B098A">
          <w:rPr>
            <w:rFonts w:ascii="Times New Roman" w:eastAsia="Calibri" w:hAnsi="Times New Roman" w:cs="Times New Roman"/>
            <w:color w:val="333333"/>
            <w:sz w:val="24"/>
            <w:szCs w:val="24"/>
          </w:rPr>
          <w:t xml:space="preserve">; </w:t>
        </w:r>
        <w:proofErr w:type="spellStart"/>
        <w:r w:rsidR="001B098A">
          <w:rPr>
            <w:rFonts w:ascii="Times New Roman" w:eastAsia="Calibri" w:hAnsi="Times New Roman" w:cs="Times New Roman"/>
            <w:color w:val="333333"/>
            <w:sz w:val="24"/>
            <w:szCs w:val="24"/>
          </w:rPr>
          <w:t>afterall</w:t>
        </w:r>
        <w:proofErr w:type="spellEnd"/>
        <w:r w:rsidR="001B098A">
          <w:rPr>
            <w:rFonts w:ascii="Times New Roman" w:eastAsia="Calibri" w:hAnsi="Times New Roman" w:cs="Times New Roman"/>
            <w:color w:val="333333"/>
            <w:sz w:val="24"/>
            <w:szCs w:val="24"/>
          </w:rPr>
          <w:t xml:space="preserve">, a DAG represents a researcher’s current understanding and </w:t>
        </w:r>
      </w:ins>
      <w:ins w:id="145" w:author="Laura Dee" w:date="2024-02-14T14:35:00Z">
        <w:r w:rsidR="000C1D02">
          <w:rPr>
            <w:rFonts w:ascii="Times New Roman" w:eastAsia="Calibri" w:hAnsi="Times New Roman" w:cs="Times New Roman"/>
            <w:color w:val="333333"/>
            <w:sz w:val="24"/>
            <w:szCs w:val="24"/>
          </w:rPr>
          <w:t xml:space="preserve">own </w:t>
        </w:r>
      </w:ins>
      <w:ins w:id="146" w:author="Laura Dee" w:date="2024-02-14T14:34:00Z">
        <w:r w:rsidR="001B098A">
          <w:rPr>
            <w:rFonts w:ascii="Times New Roman" w:eastAsia="Calibri" w:hAnsi="Times New Roman" w:cs="Times New Roman"/>
            <w:color w:val="333333"/>
            <w:sz w:val="24"/>
            <w:szCs w:val="24"/>
          </w:rPr>
          <w:t xml:space="preserve">assumptions about the causal relationships within a </w:t>
        </w:r>
      </w:ins>
      <w:ins w:id="147" w:author="Laura Dee" w:date="2024-02-14T14:35:00Z">
        <w:r w:rsidR="001B098A">
          <w:rPr>
            <w:rFonts w:ascii="Times New Roman" w:eastAsia="Calibri" w:hAnsi="Times New Roman" w:cs="Times New Roman"/>
            <w:color w:val="333333"/>
            <w:sz w:val="24"/>
            <w:szCs w:val="24"/>
          </w:rPr>
          <w:t>system.</w:t>
        </w:r>
      </w:ins>
      <w:del w:id="148" w:author="Laura Dee" w:date="2024-02-14T14:34:00Z">
        <w:r w:rsidR="001338CF" w:rsidDel="001B098A">
          <w:rPr>
            <w:rFonts w:ascii="Times New Roman" w:eastAsia="Calibri" w:hAnsi="Times New Roman" w:cs="Times New Roman"/>
            <w:color w:val="333333"/>
            <w:sz w:val="24"/>
            <w:szCs w:val="24"/>
          </w:rPr>
          <w:delText>.</w:delText>
        </w:r>
      </w:del>
      <w:r w:rsidR="001338CF">
        <w:rPr>
          <w:rFonts w:ascii="Times New Roman" w:eastAsia="Calibri" w:hAnsi="Times New Roman" w:cs="Times New Roman"/>
          <w:color w:val="333333"/>
          <w:sz w:val="24"/>
          <w:szCs w:val="24"/>
        </w:rPr>
        <w:t xml:space="preserve"> </w:t>
      </w:r>
      <w:ins w:id="149" w:author="Laura Dee" w:date="2024-02-14T14:35:00Z">
        <w:r w:rsidR="009A36DD">
          <w:rPr>
            <w:rFonts w:ascii="Times New Roman" w:eastAsia="Calibri" w:hAnsi="Times New Roman" w:cs="Times New Roman"/>
            <w:color w:val="333333"/>
            <w:sz w:val="24"/>
            <w:szCs w:val="24"/>
          </w:rPr>
          <w:t xml:space="preserve">However, they provide a useful tool to </w:t>
        </w:r>
      </w:ins>
      <w:del w:id="150" w:author="Laura Dee" w:date="2024-02-14T14:35:00Z">
        <w:r w:rsidR="00D959F1" w:rsidDel="009A36DD">
          <w:rPr>
            <w:rFonts w:ascii="Times New Roman" w:eastAsia="Calibri" w:hAnsi="Times New Roman" w:cs="Times New Roman"/>
            <w:color w:val="333333"/>
            <w:sz w:val="24"/>
            <w:szCs w:val="24"/>
          </w:rPr>
          <w:delText xml:space="preserve">We can, however, </w:delText>
        </w:r>
      </w:del>
      <w:r w:rsidR="00D959F1">
        <w:rPr>
          <w:rFonts w:ascii="Times New Roman" w:eastAsia="Calibri" w:hAnsi="Times New Roman" w:cs="Times New Roman"/>
          <w:color w:val="333333"/>
          <w:sz w:val="24"/>
          <w:szCs w:val="24"/>
        </w:rPr>
        <w:t xml:space="preserve">begin to think about where spatial and temporal confounders that we have failed to think about might be lurking and </w:t>
      </w:r>
      <w:r w:rsidR="00D959F1">
        <w:rPr>
          <w:rFonts w:ascii="Times New Roman" w:eastAsia="Calibri" w:hAnsi="Times New Roman" w:cs="Times New Roman"/>
          <w:color w:val="333333"/>
          <w:sz w:val="24"/>
          <w:szCs w:val="24"/>
        </w:rPr>
        <w:lastRenderedPageBreak/>
        <w:t>begin to consider choices to address them.</w:t>
      </w:r>
      <w:r w:rsidR="001338CF">
        <w:rPr>
          <w:rFonts w:ascii="Times New Roman" w:eastAsia="Calibri" w:hAnsi="Times New Roman" w:cs="Times New Roman"/>
          <w:color w:val="333333"/>
          <w:sz w:val="24"/>
          <w:szCs w:val="24"/>
        </w:rPr>
        <w:t xml:space="preserve"> </w:t>
      </w:r>
      <w:ins w:id="151" w:author="Laura Dee" w:date="2024-02-14T14:36:00Z">
        <w:r w:rsidR="000A7A3F">
          <w:rPr>
            <w:rFonts w:ascii="Times New Roman" w:eastAsia="Calibri" w:hAnsi="Times New Roman" w:cs="Times New Roman"/>
            <w:color w:val="333333"/>
            <w:sz w:val="24"/>
            <w:szCs w:val="24"/>
          </w:rPr>
          <w:t>But what if we do not have the correct DAG, or we have unobserved confounding variables</w:t>
        </w:r>
        <w:commentRangeStart w:id="152"/>
        <w:r w:rsidR="000A7A3F">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To address </w:t>
      </w:r>
      <w:r w:rsidR="001338CF">
        <w:rPr>
          <w:rFonts w:ascii="Times New Roman" w:eastAsia="Calibri" w:hAnsi="Times New Roman" w:cs="Times New Roman"/>
          <w:color w:val="333333"/>
          <w:sz w:val="24"/>
          <w:szCs w:val="24"/>
        </w:rPr>
        <w:t xml:space="preserve">these </w:t>
      </w:r>
      <w:r w:rsidRPr="002C3801">
        <w:rPr>
          <w:rFonts w:ascii="Times New Roman" w:eastAsia="Calibri" w:hAnsi="Times New Roman" w:cs="Times New Roman"/>
          <w:color w:val="333333"/>
          <w:sz w:val="24"/>
          <w:szCs w:val="24"/>
        </w:rPr>
        <w:t>issues, we</w:t>
      </w:r>
      <w:del w:id="153" w:author="Laura Dee" w:date="2024-02-14T14:36:00Z">
        <w:r w:rsidRPr="002C3801" w:rsidDel="000A7A3F">
          <w:rPr>
            <w:rFonts w:ascii="Times New Roman" w:eastAsia="Calibri" w:hAnsi="Times New Roman" w:cs="Times New Roman"/>
            <w:color w:val="333333"/>
            <w:sz w:val="24"/>
            <w:szCs w:val="24"/>
          </w:rPr>
          <w:delText xml:space="preserve"> must</w:delText>
        </w:r>
      </w:del>
      <w:ins w:id="154" w:author="Laura Dee" w:date="2024-02-14T14:36:00Z">
        <w:r w:rsidR="000A7A3F">
          <w:rPr>
            <w:rFonts w:ascii="Times New Roman" w:eastAsia="Calibri" w:hAnsi="Times New Roman" w:cs="Times New Roman"/>
            <w:color w:val="333333"/>
            <w:sz w:val="24"/>
            <w:szCs w:val="24"/>
          </w:rPr>
          <w:t xml:space="preserve"> next review</w:t>
        </w:r>
      </w:ins>
      <w:r w:rsidRPr="002C3801">
        <w:rPr>
          <w:rFonts w:ascii="Times New Roman" w:eastAsia="Calibri" w:hAnsi="Times New Roman" w:cs="Times New Roman"/>
          <w:color w:val="333333"/>
          <w:sz w:val="24"/>
          <w:szCs w:val="24"/>
        </w:rPr>
        <w:t xml:space="preserve"> </w:t>
      </w:r>
      <w:ins w:id="155" w:author="Laura Dee" w:date="2024-02-14T14:36:00Z">
        <w:r w:rsidR="000A7A3F">
          <w:rPr>
            <w:rFonts w:ascii="Times New Roman" w:eastAsia="Calibri" w:hAnsi="Times New Roman" w:cs="Times New Roman"/>
            <w:color w:val="333333"/>
            <w:sz w:val="24"/>
            <w:szCs w:val="24"/>
          </w:rPr>
          <w:t>complementar</w:t>
        </w:r>
      </w:ins>
      <w:ins w:id="156" w:author="Laura Dee" w:date="2024-02-14T14:45:00Z">
        <w:r w:rsidR="00553BD9">
          <w:rPr>
            <w:rFonts w:ascii="Times New Roman" w:eastAsia="Calibri" w:hAnsi="Times New Roman" w:cs="Times New Roman"/>
            <w:color w:val="333333"/>
            <w:sz w:val="24"/>
            <w:szCs w:val="24"/>
          </w:rPr>
          <w:t>y</w:t>
        </w:r>
      </w:ins>
      <w:ins w:id="157" w:author="Laura Dee" w:date="2024-02-14T14:36:00Z">
        <w:r w:rsidR="000A7A3F">
          <w:rPr>
            <w:rFonts w:ascii="Times New Roman" w:eastAsia="Calibri" w:hAnsi="Times New Roman" w:cs="Times New Roman"/>
            <w:color w:val="333333"/>
            <w:sz w:val="24"/>
            <w:szCs w:val="24"/>
          </w:rPr>
          <w:t xml:space="preserve"> approaches that combine </w:t>
        </w:r>
      </w:ins>
      <w:del w:id="158" w:author="Laura Dee" w:date="2024-02-14T14:36:00Z">
        <w:r w:rsidRPr="002C3801" w:rsidDel="000A7A3F">
          <w:rPr>
            <w:rFonts w:ascii="Times New Roman" w:eastAsia="Calibri" w:hAnsi="Times New Roman" w:cs="Times New Roman"/>
            <w:color w:val="333333"/>
            <w:sz w:val="24"/>
            <w:szCs w:val="24"/>
          </w:rPr>
          <w:delText>consider the</w:delText>
        </w:r>
      </w:del>
      <w:del w:id="159" w:author="Laura Dee" w:date="2024-02-14T14:37:00Z">
        <w:r w:rsidRPr="002C3801" w:rsidDel="000A7A3F">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sampling </w:t>
      </w:r>
      <w:r w:rsidR="00D75FB5">
        <w:rPr>
          <w:rFonts w:ascii="Times New Roman" w:eastAsia="Calibri" w:hAnsi="Times New Roman" w:cs="Times New Roman"/>
          <w:color w:val="333333"/>
          <w:sz w:val="24"/>
          <w:szCs w:val="24"/>
        </w:rPr>
        <w:t>design</w:t>
      </w:r>
      <w:ins w:id="160" w:author="Laura Dee" w:date="2024-02-14T14:37:00Z">
        <w:r w:rsidR="000A7A3F">
          <w:rPr>
            <w:rFonts w:ascii="Times New Roman" w:eastAsia="Calibri" w:hAnsi="Times New Roman" w:cs="Times New Roman"/>
            <w:color w:val="333333"/>
            <w:sz w:val="24"/>
            <w:szCs w:val="24"/>
          </w:rPr>
          <w:t>s</w:t>
        </w:r>
      </w:ins>
      <w:r w:rsidR="00D75FB5">
        <w:rPr>
          <w:rFonts w:ascii="Times New Roman" w:eastAsia="Calibri" w:hAnsi="Times New Roman" w:cs="Times New Roman"/>
          <w:color w:val="333333"/>
          <w:sz w:val="24"/>
          <w:szCs w:val="24"/>
        </w:rPr>
        <w:t xml:space="preserve"> </w:t>
      </w:r>
      <w:del w:id="161" w:author="Laura Dee" w:date="2024-02-14T14:36:00Z">
        <w:r w:rsidR="008C2F22" w:rsidDel="000A7A3F">
          <w:rPr>
            <w:rFonts w:ascii="Times New Roman" w:eastAsia="Calibri" w:hAnsi="Times New Roman" w:cs="Times New Roman"/>
            <w:color w:val="333333"/>
            <w:sz w:val="24"/>
            <w:szCs w:val="24"/>
          </w:rPr>
          <w:delText>used to generate</w:delText>
        </w:r>
      </w:del>
      <w:ins w:id="162" w:author="Laura Dee" w:date="2024-02-14T14:36:00Z">
        <w:r w:rsidR="000A7A3F">
          <w:rPr>
            <w:rFonts w:ascii="Times New Roman" w:eastAsia="Calibri" w:hAnsi="Times New Roman" w:cs="Times New Roman"/>
            <w:color w:val="333333"/>
            <w:sz w:val="24"/>
            <w:szCs w:val="24"/>
          </w:rPr>
          <w:t>of</w:t>
        </w:r>
      </w:ins>
      <w:r w:rsidR="008C2F22">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observational </w:t>
      </w:r>
      <w:r w:rsidR="008C2F22">
        <w:rPr>
          <w:rFonts w:ascii="Times New Roman" w:eastAsia="Calibri" w:hAnsi="Times New Roman" w:cs="Times New Roman"/>
          <w:color w:val="333333"/>
          <w:sz w:val="24"/>
          <w:szCs w:val="24"/>
        </w:rPr>
        <w:t xml:space="preserve">data </w:t>
      </w:r>
      <w:del w:id="163" w:author="Laura Dee" w:date="2024-02-14T14:37:00Z">
        <w:r w:rsidRPr="002C3801" w:rsidDel="000A7A3F">
          <w:rPr>
            <w:rFonts w:ascii="Times New Roman" w:eastAsia="Calibri" w:hAnsi="Times New Roman" w:cs="Times New Roman"/>
            <w:color w:val="333333"/>
            <w:sz w:val="24"/>
            <w:szCs w:val="24"/>
          </w:rPr>
          <w:delText xml:space="preserve">and </w:delText>
        </w:r>
      </w:del>
      <w:ins w:id="164" w:author="Laura Dee" w:date="2024-02-14T14:37:00Z">
        <w:r w:rsidR="000A7A3F">
          <w:rPr>
            <w:rFonts w:ascii="Times New Roman" w:eastAsia="Calibri" w:hAnsi="Times New Roman" w:cs="Times New Roman"/>
            <w:color w:val="333333"/>
            <w:sz w:val="24"/>
            <w:szCs w:val="24"/>
          </w:rPr>
          <w:t>with</w:t>
        </w:r>
        <w:r w:rsidR="000A7A3F" w:rsidRPr="002C3801">
          <w:rPr>
            <w:rFonts w:ascii="Times New Roman" w:eastAsia="Calibri" w:hAnsi="Times New Roman" w:cs="Times New Roman"/>
            <w:color w:val="333333"/>
            <w:sz w:val="24"/>
            <w:szCs w:val="24"/>
          </w:rPr>
          <w:t xml:space="preserve"> </w:t>
        </w:r>
      </w:ins>
      <w:r w:rsidR="0094701A">
        <w:rPr>
          <w:rFonts w:ascii="Times New Roman" w:eastAsia="Calibri" w:hAnsi="Times New Roman" w:cs="Times New Roman"/>
          <w:color w:val="333333"/>
          <w:sz w:val="24"/>
          <w:szCs w:val="24"/>
        </w:rPr>
        <w:t>other types of</w:t>
      </w:r>
      <w:r w:rsidRPr="002C3801">
        <w:rPr>
          <w:rFonts w:ascii="Times New Roman" w:eastAsia="Calibri" w:hAnsi="Times New Roman" w:cs="Times New Roman"/>
          <w:color w:val="333333"/>
          <w:sz w:val="24"/>
          <w:szCs w:val="24"/>
        </w:rPr>
        <w:t xml:space="preserve"> statistical </w:t>
      </w:r>
      <w:r w:rsidR="0094701A">
        <w:rPr>
          <w:rFonts w:ascii="Times New Roman" w:eastAsia="Calibri" w:hAnsi="Times New Roman" w:cs="Times New Roman"/>
          <w:color w:val="333333"/>
          <w:sz w:val="24"/>
          <w:szCs w:val="24"/>
        </w:rPr>
        <w:t>designs</w:t>
      </w:r>
      <w:r w:rsidR="0094701A" w:rsidRPr="002C3801">
        <w:rPr>
          <w:rFonts w:ascii="Times New Roman" w:eastAsia="Calibri" w:hAnsi="Times New Roman" w:cs="Times New Roman"/>
          <w:color w:val="333333"/>
          <w:sz w:val="24"/>
          <w:szCs w:val="24"/>
        </w:rPr>
        <w:t xml:space="preserve"> </w:t>
      </w:r>
      <w:del w:id="165" w:author="Laura Dee" w:date="2024-02-14T14:37:00Z">
        <w:r w:rsidR="008C2F22" w:rsidDel="000A7A3F">
          <w:rPr>
            <w:rFonts w:ascii="Times New Roman" w:eastAsia="Calibri" w:hAnsi="Times New Roman" w:cs="Times New Roman"/>
            <w:color w:val="333333"/>
            <w:sz w:val="24"/>
            <w:szCs w:val="24"/>
          </w:rPr>
          <w:delText xml:space="preserve">used </w:delText>
        </w:r>
        <w:r w:rsidRPr="002C3801" w:rsidDel="000A7A3F">
          <w:rPr>
            <w:rFonts w:ascii="Times New Roman" w:eastAsia="Calibri" w:hAnsi="Times New Roman" w:cs="Times New Roman"/>
            <w:color w:val="333333"/>
            <w:sz w:val="24"/>
            <w:szCs w:val="24"/>
          </w:rPr>
          <w:delText xml:space="preserve">with the data </w:delText>
        </w:r>
      </w:del>
      <w:r w:rsidRPr="002C3801">
        <w:rPr>
          <w:rFonts w:ascii="Times New Roman" w:eastAsia="Calibri" w:hAnsi="Times New Roman" w:cs="Times New Roman"/>
          <w:color w:val="333333"/>
          <w:sz w:val="24"/>
          <w:szCs w:val="24"/>
        </w:rPr>
        <w:t xml:space="preserve">to </w:t>
      </w:r>
      <w:del w:id="166" w:author="Laura Dee" w:date="2024-02-14T14:37:00Z">
        <w:r w:rsidRPr="002C3801" w:rsidDel="000A7A3F">
          <w:rPr>
            <w:rFonts w:ascii="Times New Roman" w:eastAsia="Calibri" w:hAnsi="Times New Roman" w:cs="Times New Roman"/>
            <w:color w:val="333333"/>
            <w:sz w:val="24"/>
            <w:szCs w:val="24"/>
          </w:rPr>
          <w:delText xml:space="preserve">produce causally identified </w:delText>
        </w:r>
        <w:r w:rsidR="003B6555" w:rsidRPr="002C3801" w:rsidDel="000A7A3F">
          <w:rPr>
            <w:rFonts w:ascii="Times New Roman" w:eastAsia="Calibri" w:hAnsi="Times New Roman" w:cs="Times New Roman"/>
            <w:color w:val="333333"/>
            <w:sz w:val="24"/>
            <w:szCs w:val="24"/>
          </w:rPr>
          <w:delText>estimates</w:delText>
        </w:r>
      </w:del>
      <w:ins w:id="167" w:author="Laura Dee" w:date="2024-02-14T14:37:00Z">
        <w:r w:rsidR="000A7A3F">
          <w:rPr>
            <w:rFonts w:ascii="Times New Roman" w:eastAsia="Calibri" w:hAnsi="Times New Roman" w:cs="Times New Roman"/>
            <w:color w:val="333333"/>
            <w:sz w:val="24"/>
            <w:szCs w:val="24"/>
          </w:rPr>
          <w:t>eliminate sources of confounding variables and weaken assumptions for causal identification o</w:t>
        </w:r>
      </w:ins>
      <w:ins w:id="168" w:author="Laura Dee" w:date="2024-02-14T14:38:00Z">
        <w:r w:rsidR="000A7A3F">
          <w:rPr>
            <w:rFonts w:ascii="Times New Roman" w:eastAsia="Calibri" w:hAnsi="Times New Roman" w:cs="Times New Roman"/>
            <w:color w:val="333333"/>
            <w:sz w:val="24"/>
            <w:szCs w:val="24"/>
          </w:rPr>
          <w:t>f effects</w:t>
        </w:r>
      </w:ins>
      <w:ins w:id="169" w:author="Laura Dee" w:date="2024-02-14T14:41:00Z">
        <w:r w:rsidR="004C6B34">
          <w:rPr>
            <w:rFonts w:ascii="Times New Roman" w:eastAsia="Calibri" w:hAnsi="Times New Roman" w:cs="Times New Roman"/>
            <w:color w:val="333333"/>
            <w:sz w:val="24"/>
            <w:szCs w:val="24"/>
          </w:rPr>
          <w:t xml:space="preserve"> and reliance on </w:t>
        </w:r>
      </w:ins>
      <w:ins w:id="170" w:author="Laura Dee" w:date="2024-02-14T14:42:00Z">
        <w:r w:rsidR="001C2D97">
          <w:rPr>
            <w:rFonts w:ascii="Times New Roman" w:eastAsia="Calibri" w:hAnsi="Times New Roman" w:cs="Times New Roman"/>
            <w:color w:val="333333"/>
            <w:sz w:val="24"/>
            <w:szCs w:val="24"/>
          </w:rPr>
          <w:t>having the “</w:t>
        </w:r>
      </w:ins>
      <w:ins w:id="171" w:author="Laura Dee" w:date="2024-02-14T14:41:00Z">
        <w:r w:rsidR="004C6B34">
          <w:rPr>
            <w:rFonts w:ascii="Times New Roman" w:eastAsia="Calibri" w:hAnsi="Times New Roman" w:cs="Times New Roman"/>
            <w:color w:val="333333"/>
            <w:sz w:val="24"/>
            <w:szCs w:val="24"/>
          </w:rPr>
          <w:t>correct</w:t>
        </w:r>
      </w:ins>
      <w:ins w:id="172" w:author="Laura Dee" w:date="2024-02-14T14:42:00Z">
        <w:r w:rsidR="001C2D97">
          <w:rPr>
            <w:rFonts w:ascii="Times New Roman" w:eastAsia="Calibri" w:hAnsi="Times New Roman" w:cs="Times New Roman"/>
            <w:color w:val="333333"/>
            <w:sz w:val="24"/>
            <w:szCs w:val="24"/>
          </w:rPr>
          <w:t>”</w:t>
        </w:r>
      </w:ins>
      <w:ins w:id="173" w:author="Laura Dee" w:date="2024-02-14T14:41:00Z">
        <w:r w:rsidR="004C6B34">
          <w:rPr>
            <w:rFonts w:ascii="Times New Roman" w:eastAsia="Calibri" w:hAnsi="Times New Roman" w:cs="Times New Roman"/>
            <w:color w:val="333333"/>
            <w:sz w:val="24"/>
            <w:szCs w:val="24"/>
          </w:rPr>
          <w:t xml:space="preserve"> DAG</w:t>
        </w:r>
      </w:ins>
      <w:r w:rsidR="003B6555" w:rsidRPr="002C3801">
        <w:rPr>
          <w:rFonts w:ascii="Times New Roman" w:eastAsia="Calibri" w:hAnsi="Times New Roman" w:cs="Times New Roman"/>
          <w:color w:val="333333"/>
          <w:sz w:val="24"/>
          <w:szCs w:val="24"/>
        </w:rPr>
        <w:t>.</w:t>
      </w:r>
      <w:r w:rsidR="00E15581">
        <w:rPr>
          <w:rFonts w:ascii="Times New Roman" w:eastAsia="Calibri" w:hAnsi="Times New Roman" w:cs="Times New Roman"/>
          <w:color w:val="333333"/>
          <w:sz w:val="24"/>
          <w:szCs w:val="24"/>
        </w:rPr>
        <w:t xml:space="preserve"> </w:t>
      </w:r>
      <w:commentRangeEnd w:id="152"/>
      <w:r w:rsidR="00634351">
        <w:rPr>
          <w:rStyle w:val="CommentReference"/>
        </w:rPr>
        <w:commentReference w:id="152"/>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844A163"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w:t>
      </w:r>
      <w:del w:id="174" w:author="Laura Dee" w:date="2024-02-14T14:46:00Z">
        <w:r w:rsidRPr="00BD1568" w:rsidDel="008E664F">
          <w:rPr>
            <w:rFonts w:ascii="Times New Roman" w:eastAsia="Calibri" w:hAnsi="Times New Roman" w:cs="Times New Roman"/>
            <w:color w:val="333333"/>
            <w:sz w:val="24"/>
            <w:szCs w:val="24"/>
            <w:highlight w:val="white"/>
          </w:rPr>
          <w:delText>,</w:delText>
        </w:r>
      </w:del>
      <w:r w:rsidRPr="00BD1568">
        <w:rPr>
          <w:rFonts w:ascii="Times New Roman" w:eastAsia="Calibri" w:hAnsi="Times New Roman" w:cs="Times New Roman"/>
          <w:color w:val="333333"/>
          <w:sz w:val="24"/>
          <w:szCs w:val="24"/>
          <w:highlight w:val="white"/>
        </w:rPr>
        <w:t xml:space="preserve">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del w:id="175" w:author="Laura Dee" w:date="2024-02-14T14:46:00Z">
        <w:r w:rsidRPr="00BD1568" w:rsidDel="008E664F">
          <w:rPr>
            <w:rFonts w:ascii="Times New Roman" w:eastAsia="Calibri" w:hAnsi="Times New Roman" w:cs="Times New Roman"/>
            <w:color w:val="333333"/>
            <w:sz w:val="24"/>
            <w:szCs w:val="24"/>
            <w:highlight w:val="white"/>
          </w:rPr>
          <w:delText xml:space="preserve"> </w:delText>
        </w:r>
      </w:del>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(Fig. 3) and recognized that temperature at the scale of measurement was also influenced by local variation (e.g.,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lastRenderedPageBreak/>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9"/>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to cope with omitted variable bias</w:t>
      </w:r>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w:t>
      </w:r>
      <w:r w:rsidR="00F72280">
        <w:rPr>
          <w:rFonts w:ascii="Times New Roman" w:eastAsia="Calibri" w:hAnsi="Times New Roman" w:cs="Times New Roman"/>
          <w:sz w:val="24"/>
          <w:szCs w:val="24"/>
        </w:rPr>
        <w:lastRenderedPageBreak/>
        <w:t>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20"/>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Open squares are sites. Closed 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76" w:name="_3znysh7" w:colFirst="0" w:colLast="0"/>
      <w:bookmarkEnd w:id="176"/>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 xml:space="preserve">; </w:t>
      </w:r>
      <w:proofErr w:type="gramStart"/>
      <w:r w:rsidR="00224B00" w:rsidRPr="009E1D9F">
        <w:rPr>
          <w:rFonts w:ascii="Times New Roman" w:eastAsia="Calibri" w:hAnsi="Times New Roman" w:cs="Times New Roman"/>
          <w:color w:val="333333"/>
          <w:sz w:val="24"/>
          <w:szCs w:val="24"/>
        </w:rPr>
        <w:t>e.g.</w:t>
      </w:r>
      <w:proofErr w:type="gramEnd"/>
      <w:r w:rsidR="00224B00" w:rsidRPr="009E1D9F">
        <w:rPr>
          <w:rFonts w:ascii="Times New Roman" w:eastAsia="Calibri" w:hAnsi="Times New Roman" w:cs="Times New Roman"/>
          <w:color w:val="333333"/>
          <w:sz w:val="24"/>
          <w:szCs w:val="24"/>
        </w:rPr>
        <w:t xml:space="preserve">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w:t>
      </w:r>
      <w:r w:rsidR="00960889">
        <w:rPr>
          <w:rFonts w:ascii="Times New Roman" w:eastAsia="Calibri" w:hAnsi="Times New Roman" w:cs="Times New Roman"/>
          <w:color w:val="333333"/>
          <w:sz w:val="24"/>
          <w:szCs w:val="24"/>
        </w:rPr>
        <w:lastRenderedPageBreak/>
        <w:t xml:space="preserve">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177" w:name="_2et92p0" w:colFirst="0" w:colLast="0"/>
      <w:bookmarkEnd w:id="177"/>
      <w:r w:rsidRPr="002C3801">
        <w:rPr>
          <w:rFonts w:ascii="Times New Roman" w:eastAsia="Calibri" w:hAnsi="Times New Roman" w:cs="Times New Roman"/>
          <w:i/>
          <w:color w:val="000000" w:themeColor="text1"/>
          <w:sz w:val="24"/>
          <w:szCs w:val="24"/>
        </w:rPr>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253F3FB3"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random effects</w:t>
      </w:r>
      <w:del w:id="178" w:author="Laura Dee" w:date="2024-02-15T15:12:00Z">
        <w:r w:rsidRPr="002C3801" w:rsidDel="00966A4B">
          <w:rPr>
            <w:rFonts w:ascii="Times New Roman" w:eastAsia="Calibri" w:hAnsi="Times New Roman" w:cs="Times New Roman"/>
            <w:b/>
            <w:color w:val="000000" w:themeColor="text1"/>
            <w:sz w:val="24"/>
            <w:szCs w:val="24"/>
          </w:rPr>
          <w:delText xml:space="preserve"> </w:delText>
        </w:r>
      </w:del>
      <w:r w:rsidRPr="002C3801">
        <w:rPr>
          <w:rFonts w:ascii="Times New Roman" w:eastAsia="Calibri" w:hAnsi="Times New Roman" w:cs="Times New Roman"/>
          <w:b/>
          <w:color w:val="000000" w:themeColor="text1"/>
          <w:sz w:val="24"/>
          <w:szCs w:val="24"/>
        </w:rPr>
        <w:t xml:space="preserve">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w:t>
      </w:r>
      <w:r w:rsidR="00CB2E26" w:rsidRPr="002C3801">
        <w:rPr>
          <w:rFonts w:ascii="Times New Roman" w:eastAsia="Calibri" w:hAnsi="Times New Roman" w:cs="Times New Roman"/>
          <w:color w:val="000000" w:themeColor="text1"/>
          <w:sz w:val="24"/>
          <w:szCs w:val="24"/>
        </w:rPr>
        <w:lastRenderedPageBreak/>
        <w:t xml:space="preserve">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05FEB2E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w:t>
      </w:r>
      <w:ins w:id="179" w:author="Laura Dee" w:date="2024-02-15T10:05:00Z">
        <w:r w:rsidR="00C1752E">
          <w:rPr>
            <w:rFonts w:ascii="Times New Roman" w:eastAsia="Calibri" w:hAnsi="Times New Roman" w:cs="Times New Roman"/>
            <w:color w:val="000000" w:themeColor="text1"/>
            <w:sz w:val="24"/>
            <w:szCs w:val="24"/>
            <w:highlight w:val="white"/>
          </w:rPr>
          <w:t>effect</w:t>
        </w:r>
        <w:r w:rsidR="007516E8">
          <w:rPr>
            <w:rFonts w:ascii="Times New Roman" w:eastAsia="Calibri" w:hAnsi="Times New Roman" w:cs="Times New Roman"/>
            <w:color w:val="000000" w:themeColor="text1"/>
            <w:sz w:val="24"/>
            <w:szCs w:val="24"/>
            <w:highlight w:val="white"/>
          </w:rPr>
          <w:t>s</w:t>
        </w:r>
        <w:r w:rsidR="00C1752E">
          <w:rPr>
            <w:rFonts w:ascii="Times New Roman" w:eastAsia="Calibri" w:hAnsi="Times New Roman" w:cs="Times New Roman"/>
            <w:color w:val="000000" w:themeColor="text1"/>
            <w:sz w:val="24"/>
            <w:szCs w:val="24"/>
            <w:highlight w:val="white"/>
          </w:rPr>
          <w:t xml:space="preserve"> </w:t>
        </w:r>
      </w:ins>
      <w:r w:rsidRPr="002C3801">
        <w:rPr>
          <w:rFonts w:ascii="Times New Roman" w:eastAsia="Calibri" w:hAnsi="Times New Roman" w:cs="Times New Roman"/>
          <w:color w:val="000000" w:themeColor="text1"/>
          <w:sz w:val="24"/>
          <w:szCs w:val="24"/>
          <w:highlight w:val="white"/>
        </w:rPr>
        <w:t xml:space="preserve">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lastRenderedPageBreak/>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actually being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0E49AE65"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rPr>
        <w:lastRenderedPageBreak/>
        <w:drawing>
          <wp:inline distT="0" distB="0" distL="0" distR="0" wp14:anchorId="47E2BC68" wp14:editId="2FD4416B">
            <wp:extent cx="5943600" cy="3126105"/>
            <wp:effectExtent l="0" t="0" r="0" b="0"/>
            <wp:docPr id="136437833" name="Picture 1" descr="A picture containing circle, moon,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33" name="Picture 1" descr="A picture containing circle, moon, astronomy&#10;&#10;Description automatically generated"/>
                    <pic:cNvPicPr/>
                  </pic:nvPicPr>
                  <pic:blipFill>
                    <a:blip r:embed="rId21"/>
                    <a:stretch>
                      <a:fillRect/>
                    </a:stretch>
                  </pic:blipFill>
                  <pic:spPr>
                    <a:xfrm>
                      <a:off x="0" y="0"/>
                      <a:ext cx="5943600" cy="3126105"/>
                    </a:xfrm>
                    <a:prstGeom prst="rect">
                      <a:avLst/>
                    </a:prstGeom>
                  </pic:spPr>
                </pic:pic>
              </a:graphicData>
            </a:graphic>
          </wp:inline>
        </w:drawing>
      </w:r>
    </w:p>
    <w:p w14:paraId="7D6AC890" w14:textId="11930DE3"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925DDB">
        <w:rPr>
          <w:i w:val="0"/>
          <w:iCs w:val="0"/>
          <w:color w:val="000000" w:themeColor="text1"/>
        </w:rPr>
        <w:t xml:space="preserve">(A)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 (B) in which temperature is determined by both site-level drivers and non-site-level temperature drivers. This difference between A and B is what leads to bias in coefficients from a mixed </w:t>
      </w:r>
      <w:ins w:id="180" w:author="Laura Dee" w:date="2024-02-14T14:51:00Z">
        <w:r w:rsidR="00946227">
          <w:rPr>
            <w:i w:val="0"/>
            <w:iCs w:val="0"/>
            <w:color w:val="000000" w:themeColor="text1"/>
          </w:rPr>
          <w:t xml:space="preserve">effects </w:t>
        </w:r>
      </w:ins>
      <w:r w:rsidR="00925DDB">
        <w:rPr>
          <w:i w:val="0"/>
          <w:iCs w:val="0"/>
          <w:color w:val="000000" w:themeColor="text1"/>
        </w:rPr>
        <w:t xml:space="preserve">model. </w:t>
      </w:r>
    </w:p>
    <w:p w14:paraId="0C839979" w14:textId="3FD776CF"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w:t>
      </w:r>
      <w:ins w:id="181" w:author="Laura Dee" w:date="2024-02-14T14:51:00Z">
        <w:r w:rsidR="007256ED">
          <w:rPr>
            <w:rFonts w:ascii="Times New Roman" w:eastAsia="Calibri" w:hAnsi="Times New Roman" w:cs="Times New Roman"/>
            <w:color w:val="333333"/>
            <w:sz w:val="24"/>
            <w:szCs w:val="24"/>
            <w:highlight w:val="white"/>
          </w:rPr>
          <w:t>effect</w:t>
        </w:r>
        <w:r w:rsidR="00E96206">
          <w:rPr>
            <w:rFonts w:ascii="Times New Roman" w:eastAsia="Calibri" w:hAnsi="Times New Roman" w:cs="Times New Roman"/>
            <w:color w:val="333333"/>
            <w:sz w:val="24"/>
            <w:szCs w:val="24"/>
            <w:highlight w:val="white"/>
          </w:rPr>
          <w:t>s</w:t>
        </w:r>
        <w:r w:rsidR="007256ED">
          <w:rPr>
            <w:rFonts w:ascii="Times New Roman" w:eastAsia="Calibri" w:hAnsi="Times New Roman" w:cs="Times New Roman"/>
            <w:color w:val="333333"/>
            <w:sz w:val="24"/>
            <w:szCs w:val="24"/>
            <w:highlight w:val="white"/>
          </w:rPr>
          <w:t xml:space="preserve"> </w:t>
        </w:r>
      </w:ins>
      <w:r w:rsidRPr="002C3801">
        <w:rPr>
          <w:rFonts w:ascii="Times New Roman" w:eastAsia="Calibri" w:hAnsi="Times New Roman" w:cs="Times New Roman"/>
          <w:color w:val="333333"/>
          <w:sz w:val="24"/>
          <w:szCs w:val="24"/>
          <w:highlight w:val="white"/>
        </w:rPr>
        <w:t xml:space="preserve">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 xml:space="preserve">with the mixed </w:t>
      </w:r>
      <w:ins w:id="182" w:author="Laura Dee" w:date="2024-02-15T09:55:00Z">
        <w:r w:rsidR="00CB31CC">
          <w:rPr>
            <w:rFonts w:ascii="Times New Roman" w:eastAsia="Calibri" w:hAnsi="Times New Roman" w:cs="Times New Roman"/>
            <w:color w:val="333333"/>
            <w:sz w:val="24"/>
            <w:szCs w:val="24"/>
            <w:highlight w:val="white"/>
          </w:rPr>
          <w:t xml:space="preserve">effect </w:t>
        </w:r>
      </w:ins>
      <w:r w:rsidRPr="002C3801">
        <w:rPr>
          <w:rFonts w:ascii="Times New Roman" w:eastAsia="Calibri" w:hAnsi="Times New Roman" w:cs="Times New Roman"/>
          <w:color w:val="333333"/>
          <w:sz w:val="24"/>
          <w:szCs w:val="24"/>
          <w:highlight w:val="white"/>
        </w:rPr>
        <w:t>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183" w:name="_tyjcwt" w:colFirst="0" w:colLast="0"/>
      <w:bookmarkEnd w:id="183"/>
      <w:r w:rsidRPr="00302224">
        <w:rPr>
          <w:rFonts w:ascii="Times New Roman" w:eastAsia="Calibri" w:hAnsi="Times New Roman" w:cs="Times New Roman"/>
          <w:i/>
          <w:color w:val="000000" w:themeColor="text1"/>
          <w:sz w:val="24"/>
          <w:szCs w:val="24"/>
        </w:rPr>
        <w:lastRenderedPageBreak/>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36DF61E6"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t>
      </w:r>
      <w:del w:id="184" w:author="Laura Dee" w:date="2024-02-15T07:43:00Z">
        <w:r w:rsidRPr="002C3801" w:rsidDel="00090017">
          <w:rPr>
            <w:rFonts w:ascii="Times New Roman" w:eastAsia="Calibri" w:hAnsi="Times New Roman" w:cs="Times New Roman"/>
            <w:color w:val="000000" w:themeColor="text1"/>
            <w:sz w:val="24"/>
            <w:szCs w:val="24"/>
            <w:highlight w:val="white"/>
          </w:rPr>
          <w:delText>We acknowledge that</w:delText>
        </w:r>
      </w:del>
      <w:ins w:id="185" w:author="Laura Dee" w:date="2024-02-15T07:43:00Z">
        <w:r w:rsidR="00090017">
          <w:rPr>
            <w:rFonts w:ascii="Times New Roman" w:eastAsia="Calibri" w:hAnsi="Times New Roman" w:cs="Times New Roman"/>
            <w:color w:val="000000" w:themeColor="text1"/>
            <w:sz w:val="24"/>
            <w:szCs w:val="24"/>
            <w:highlight w:val="white"/>
          </w:rPr>
          <w:t>Unfortunately,</w:t>
        </w:r>
      </w:ins>
      <w:r w:rsidRPr="002C3801">
        <w:rPr>
          <w:rFonts w:ascii="Times New Roman" w:eastAsia="Calibri" w:hAnsi="Times New Roman" w:cs="Times New Roman"/>
          <w:color w:val="000000" w:themeColor="text1"/>
          <w:sz w:val="24"/>
          <w:szCs w:val="24"/>
          <w:highlight w:val="white"/>
        </w:rPr>
        <w:t xml:space="preserve">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w:t>
      </w:r>
      <w:commentRangeStart w:id="186"/>
      <w:r w:rsidRPr="002C3801">
        <w:rPr>
          <w:rFonts w:ascii="Times New Roman" w:eastAsia="Calibri" w:hAnsi="Times New Roman" w:cs="Times New Roman"/>
          <w:color w:val="000000" w:themeColor="text1"/>
          <w:sz w:val="24"/>
          <w:szCs w:val="24"/>
          <w:highlight w:val="white"/>
        </w:rPr>
        <w:t>confusion</w:t>
      </w:r>
      <w:commentRangeEnd w:id="186"/>
      <w:r w:rsidR="00090017">
        <w:rPr>
          <w:rStyle w:val="CommentReference"/>
        </w:rPr>
        <w:commentReference w:id="186"/>
      </w:r>
      <w:del w:id="187" w:author="Laura Dee" w:date="2024-02-15T07:44:00Z">
        <w:r w:rsidRPr="002C3801" w:rsidDel="00090017">
          <w:rPr>
            <w:rFonts w:ascii="Times New Roman" w:eastAsia="Calibri" w:hAnsi="Times New Roman" w:cs="Times New Roman"/>
            <w:color w:val="000000" w:themeColor="text1"/>
            <w:sz w:val="24"/>
            <w:szCs w:val="24"/>
            <w:highlight w:val="white"/>
          </w:rPr>
          <w:delText xml:space="preserve"> </w:delText>
        </w:r>
        <w:r w:rsidR="00DA7C80" w:rsidDel="00090017">
          <w:rPr>
            <w:rFonts w:ascii="Times New Roman" w:eastAsia="Calibri" w:hAnsi="Times New Roman" w:cs="Times New Roman"/>
            <w:color w:val="000000" w:themeColor="text1"/>
            <w:sz w:val="24"/>
            <w:szCs w:val="24"/>
            <w:highlight w:val="white"/>
          </w:rPr>
          <w:delText>but</w:delText>
        </w:r>
        <w:r w:rsidR="00C62AA0" w:rsidDel="00090017">
          <w:rPr>
            <w:rFonts w:ascii="Times New Roman" w:eastAsia="Calibri" w:hAnsi="Times New Roman" w:cs="Times New Roman"/>
            <w:color w:val="000000" w:themeColor="text1"/>
            <w:sz w:val="24"/>
            <w:szCs w:val="24"/>
            <w:highlight w:val="white"/>
          </w:rPr>
          <w:delText xml:space="preserve"> note that both uses of Fixed Effects here are valid for this statistical model design</w:delText>
        </w:r>
      </w:del>
      <w:r w:rsidR="0069320B" w:rsidRPr="002C3801">
        <w:rPr>
          <w:rFonts w:ascii="Times New Roman" w:eastAsia="Calibri" w:hAnsi="Times New Roman" w:cs="Times New Roman"/>
          <w:color w:val="000000" w:themeColor="text1"/>
          <w:sz w:val="24"/>
          <w:szCs w:val="24"/>
          <w:highlight w:val="white"/>
        </w:rPr>
        <w:t xml:space="preserve">. </w:t>
      </w:r>
    </w:p>
    <w:p w14:paraId="3DF32355" w14:textId="4D3E1118"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w:t>
      </w:r>
      <w:ins w:id="188" w:author="Laura Dee" w:date="2024-02-15T07:51:00Z">
        <w:r w:rsidR="008E0077">
          <w:rPr>
            <w:rFonts w:ascii="Times New Roman" w:eastAsia="Calibri" w:hAnsi="Times New Roman" w:cs="Times New Roman"/>
            <w:color w:val="000000" w:themeColor="text1"/>
            <w:sz w:val="24"/>
            <w:szCs w:val="24"/>
            <w:highlight w:val="white"/>
          </w:rPr>
          <w:t xml:space="preserve"> (</w:t>
        </w:r>
        <w:proofErr w:type="gramStart"/>
        <w:r w:rsidR="008E0077">
          <w:rPr>
            <w:rFonts w:ascii="Times New Roman" w:eastAsia="Calibri" w:hAnsi="Times New Roman" w:cs="Times New Roman"/>
            <w:color w:val="000000" w:themeColor="text1"/>
            <w:sz w:val="24"/>
            <w:szCs w:val="24"/>
            <w:highlight w:val="white"/>
          </w:rPr>
          <w:t>e.</w:t>
        </w:r>
        <w:commentRangeStart w:id="189"/>
        <w:r w:rsidR="008E0077">
          <w:rPr>
            <w:rFonts w:ascii="Times New Roman" w:eastAsia="Calibri" w:hAnsi="Times New Roman" w:cs="Times New Roman"/>
            <w:color w:val="000000" w:themeColor="text1"/>
            <w:sz w:val="24"/>
            <w:szCs w:val="24"/>
            <w:highlight w:val="white"/>
          </w:rPr>
          <w:t>g.</w:t>
        </w:r>
        <w:proofErr w:type="gramEnd"/>
        <w:r w:rsidR="008E0077">
          <w:rPr>
            <w:rFonts w:ascii="Times New Roman" w:eastAsia="Calibri" w:hAnsi="Times New Roman" w:cs="Times New Roman"/>
            <w:color w:val="000000" w:themeColor="text1"/>
            <w:sz w:val="24"/>
            <w:szCs w:val="24"/>
            <w:highlight w:val="white"/>
          </w:rPr>
          <w:t xml:space="preserve"> X)</w:t>
        </w:r>
      </w:ins>
      <w:r>
        <w:rPr>
          <w:rFonts w:ascii="Times New Roman" w:eastAsia="Calibri" w:hAnsi="Times New Roman" w:cs="Times New Roman"/>
          <w:color w:val="000000" w:themeColor="text1"/>
          <w:sz w:val="24"/>
          <w:szCs w:val="24"/>
          <w:highlight w:val="white"/>
        </w:rPr>
        <w:t xml:space="preserve">, </w:t>
      </w:r>
      <w:commentRangeEnd w:id="189"/>
      <w:r w:rsidR="008E0077">
        <w:rPr>
          <w:rStyle w:val="CommentReference"/>
        </w:rPr>
        <w:commentReference w:id="189"/>
      </w:r>
      <w:r>
        <w:rPr>
          <w:rFonts w:ascii="Times New Roman" w:eastAsia="Calibri" w:hAnsi="Times New Roman" w:cs="Times New Roman"/>
          <w:color w:val="000000" w:themeColor="text1"/>
          <w:sz w:val="24"/>
          <w:szCs w:val="24"/>
          <w:highlight w:val="white"/>
        </w:rPr>
        <w:t>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including unmeasured 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2869F8F0"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 xml:space="preserve">or not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a categorical or so-called dummy variable</w:t>
      </w:r>
      <w:r w:rsidR="00863E39">
        <w:rPr>
          <w:rFonts w:ascii="Times New Roman" w:eastAsia="Calibri" w:hAnsi="Times New Roman" w:cs="Times New Roman"/>
          <w:color w:val="333333"/>
          <w:sz w:val="24"/>
          <w:szCs w:val="24"/>
          <w:highlight w:val="white"/>
        </w:rPr>
        <w:t>s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We can represent this as a site effect in a causal diagram</w:t>
      </w:r>
      <w:r w:rsidR="005D507D" w:rsidRPr="00A531BB">
        <w:rPr>
          <w:rFonts w:ascii="Times New Roman" w:eastAsia="Calibri" w:hAnsi="Times New Roman" w:cs="Times New Roman"/>
          <w:color w:val="333333"/>
          <w:sz w:val="24"/>
          <w:szCs w:val="24"/>
        </w:rPr>
        <w:t xml:space="preserve"> </w:t>
      </w:r>
      <w:r w:rsidR="00646EC5" w:rsidRPr="00A531BB">
        <w:rPr>
          <w:rFonts w:ascii="Times New Roman" w:eastAsia="Calibri" w:hAnsi="Times New Roman" w:cs="Times New Roman"/>
          <w:color w:val="333333"/>
          <w:sz w:val="24"/>
          <w:szCs w:val="24"/>
        </w:rPr>
        <w:t>(</w:t>
      </w:r>
      <w:r w:rsidR="007627DD" w:rsidRPr="00A531BB">
        <w:rPr>
          <w:rFonts w:ascii="Times New Roman" w:eastAsia="Calibri" w:hAnsi="Times New Roman" w:cs="Times New Roman"/>
          <w:color w:val="333333"/>
          <w:sz w:val="24"/>
          <w:szCs w:val="24"/>
        </w:rPr>
        <w:t>Fig. 6B</w:t>
      </w:r>
      <w:r w:rsidR="00646EC5" w:rsidRPr="00A531BB">
        <w:rPr>
          <w:rFonts w:ascii="Times New Roman" w:eastAsia="Calibri" w:hAnsi="Times New Roman" w:cs="Times New Roman"/>
          <w:color w:val="333333"/>
          <w:sz w:val="24"/>
          <w:szCs w:val="24"/>
        </w:rPr>
        <w:t xml:space="preserve">). This design will </w:t>
      </w:r>
      <w:r w:rsidR="001F4DEC" w:rsidRPr="00A531BB">
        <w:rPr>
          <w:rFonts w:ascii="Times New Roman" w:eastAsia="Calibri" w:hAnsi="Times New Roman" w:cs="Times New Roman"/>
          <w:color w:val="333333"/>
          <w:sz w:val="24"/>
          <w:szCs w:val="24"/>
        </w:rPr>
        <w:t xml:space="preserve">control </w:t>
      </w:r>
      <w:commentRangeStart w:id="190"/>
      <w:r w:rsidR="001F4DEC" w:rsidRPr="002C3801">
        <w:rPr>
          <w:rFonts w:ascii="Times New Roman" w:eastAsia="Calibri" w:hAnsi="Times New Roman" w:cs="Times New Roman"/>
          <w:color w:val="333333"/>
          <w:sz w:val="24"/>
          <w:szCs w:val="24"/>
          <w:highlight w:val="white"/>
        </w:rPr>
        <w:t xml:space="preserve">for omitted variable bias </w:t>
      </w:r>
      <w:commentRangeEnd w:id="190"/>
      <w:r w:rsidR="00CC4AFB">
        <w:rPr>
          <w:rStyle w:val="CommentReference"/>
        </w:rPr>
        <w:commentReference w:id="190"/>
      </w:r>
      <w:ins w:id="191" w:author="Laura Dee" w:date="2024-02-15T16:16:00Z">
        <w:r w:rsidR="00C762A0">
          <w:rPr>
            <w:rFonts w:ascii="Times New Roman" w:eastAsia="Calibri" w:hAnsi="Times New Roman" w:cs="Times New Roman"/>
            <w:color w:val="333333"/>
            <w:sz w:val="24"/>
            <w:szCs w:val="24"/>
            <w:highlight w:val="white"/>
          </w:rPr>
          <w:t xml:space="preserve">from site-level observed and unobserved confounding variables </w:t>
        </w:r>
      </w:ins>
      <w:r w:rsidR="001F4DEC" w:rsidRPr="002C3801">
        <w:rPr>
          <w:rFonts w:ascii="Times New Roman" w:eastAsia="Calibri" w:hAnsi="Times New Roman" w:cs="Times New Roman"/>
          <w:color w:val="333333"/>
          <w:sz w:val="24"/>
          <w:szCs w:val="24"/>
          <w:highlight w:val="white"/>
        </w:rPr>
        <w:t xml:space="preserve">and </w:t>
      </w:r>
      <w:r w:rsidR="00646EC5" w:rsidRPr="002C3801">
        <w:rPr>
          <w:rFonts w:ascii="Times New Roman" w:eastAsia="Calibri" w:hAnsi="Times New Roman" w:cs="Times New Roman"/>
          <w:color w:val="333333"/>
          <w:sz w:val="24"/>
          <w:szCs w:val="24"/>
          <w:highlight w:val="white"/>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(Angrist &amp; Pischke 2008; Wooldridge 2010)</w:t>
      </w:r>
      <w:r w:rsidR="001F4DEC" w:rsidRPr="002C3801">
        <w:rPr>
          <w:rFonts w:ascii="Times New Roman" w:eastAsia="Calibri" w:hAnsi="Times New Roman" w:cs="Times New Roman"/>
          <w:sz w:val="24"/>
          <w:szCs w:val="24"/>
          <w:highlight w:val="white"/>
        </w:rPr>
        <w:fldChar w:fldCharType="end"/>
      </w:r>
      <w:r w:rsidR="00646EC5" w:rsidRPr="002C3801">
        <w:rPr>
          <w:rFonts w:ascii="Times New Roman" w:eastAsia="Calibri" w:hAnsi="Times New Roman" w:cs="Times New Roman"/>
          <w:color w:val="333333"/>
          <w:sz w:val="24"/>
          <w:szCs w:val="24"/>
          <w:highlight w:val="white"/>
        </w:rPr>
        <w:t>.</w:t>
      </w:r>
      <w:r w:rsidR="00DC0858" w:rsidRPr="002C3801">
        <w:rPr>
          <w:rFonts w:ascii="Times New Roman" w:eastAsia="Calibri" w:hAnsi="Times New Roman" w:cs="Times New Roman"/>
          <w:color w:val="333333"/>
          <w:sz w:val="24"/>
          <w:szCs w:val="24"/>
          <w:highlight w:val="white"/>
        </w:rPr>
        <w:t xml:space="preserve"> </w:t>
      </w:r>
      <w:commentRangeStart w:id="192"/>
      <w:del w:id="193" w:author="Laura Dee" w:date="2024-02-15T16:16:00Z">
        <w:r w:rsidR="00DC0858" w:rsidRPr="008E0077" w:rsidDel="00C762A0">
          <w:rPr>
            <w:rFonts w:ascii="Times New Roman" w:eastAsia="Calibri" w:hAnsi="Times New Roman" w:cs="Times New Roman"/>
            <w:color w:val="333333"/>
            <w:sz w:val="24"/>
            <w:szCs w:val="24"/>
            <w:highlight w:val="green"/>
            <w:rPrChange w:id="194" w:author="Laura Dee" w:date="2024-02-15T07:52:00Z">
              <w:rPr>
                <w:rFonts w:ascii="Times New Roman" w:eastAsia="Calibri" w:hAnsi="Times New Roman" w:cs="Times New Roman"/>
                <w:color w:val="333333"/>
                <w:sz w:val="24"/>
                <w:szCs w:val="24"/>
                <w:highlight w:val="white"/>
              </w:rPr>
            </w:rPrChange>
          </w:rPr>
          <w:delText>For clarity, we can write this</w:delText>
        </w:r>
      </w:del>
      <w:ins w:id="195" w:author="Laura Dee" w:date="2024-02-15T16:16:00Z">
        <w:r w:rsidR="00C762A0">
          <w:rPr>
            <w:rFonts w:ascii="Times New Roman" w:eastAsia="Calibri" w:hAnsi="Times New Roman" w:cs="Times New Roman"/>
            <w:color w:val="333333"/>
            <w:sz w:val="24"/>
            <w:szCs w:val="24"/>
            <w:highlight w:val="green"/>
          </w:rPr>
          <w:t>This</w:t>
        </w:r>
      </w:ins>
      <w:r w:rsidR="00DC0858" w:rsidRPr="008E0077">
        <w:rPr>
          <w:rFonts w:ascii="Times New Roman" w:eastAsia="Calibri" w:hAnsi="Times New Roman" w:cs="Times New Roman"/>
          <w:color w:val="333333"/>
          <w:sz w:val="24"/>
          <w:szCs w:val="24"/>
          <w:highlight w:val="green"/>
          <w:rPrChange w:id="196" w:author="Laura Dee" w:date="2024-02-15T07:52:00Z">
            <w:rPr>
              <w:rFonts w:ascii="Times New Roman" w:eastAsia="Calibri" w:hAnsi="Times New Roman" w:cs="Times New Roman"/>
              <w:color w:val="333333"/>
              <w:sz w:val="24"/>
              <w:szCs w:val="24"/>
              <w:highlight w:val="white"/>
            </w:rPr>
          </w:rPrChange>
        </w:rPr>
        <w:t xml:space="preserve"> model </w:t>
      </w:r>
      <w:ins w:id="197" w:author="Laura Dee" w:date="2024-02-15T16:16:00Z">
        <w:r w:rsidR="00C762A0">
          <w:rPr>
            <w:rFonts w:ascii="Times New Roman" w:eastAsia="Calibri" w:hAnsi="Times New Roman" w:cs="Times New Roman"/>
            <w:color w:val="333333"/>
            <w:sz w:val="24"/>
            <w:szCs w:val="24"/>
            <w:highlight w:val="green"/>
          </w:rPr>
          <w:t xml:space="preserve">can be implemented </w:t>
        </w:r>
      </w:ins>
      <w:r w:rsidR="00DC0858" w:rsidRPr="008E0077">
        <w:rPr>
          <w:rFonts w:ascii="Times New Roman" w:eastAsia="Calibri" w:hAnsi="Times New Roman" w:cs="Times New Roman"/>
          <w:color w:val="333333"/>
          <w:sz w:val="24"/>
          <w:szCs w:val="24"/>
          <w:highlight w:val="green"/>
          <w:rPrChange w:id="198" w:author="Laura Dee" w:date="2024-02-15T07:52:00Z">
            <w:rPr>
              <w:rFonts w:ascii="Times New Roman" w:eastAsia="Calibri" w:hAnsi="Times New Roman" w:cs="Times New Roman"/>
              <w:color w:val="333333"/>
              <w:sz w:val="24"/>
              <w:szCs w:val="24"/>
              <w:highlight w:val="white"/>
            </w:rPr>
          </w:rPrChange>
        </w:rPr>
        <w:t xml:space="preserve">either </w:t>
      </w:r>
      <w:ins w:id="199" w:author="Laura Dee" w:date="2024-02-15T16:16:00Z">
        <w:r w:rsidR="00C762A0">
          <w:rPr>
            <w:rFonts w:ascii="Times New Roman" w:eastAsia="Calibri" w:hAnsi="Times New Roman" w:cs="Times New Roman"/>
            <w:color w:val="333333"/>
            <w:sz w:val="24"/>
            <w:szCs w:val="24"/>
            <w:highlight w:val="green"/>
          </w:rPr>
          <w:t xml:space="preserve">by </w:t>
        </w:r>
      </w:ins>
      <w:r w:rsidR="00DC0858" w:rsidRPr="008E0077">
        <w:rPr>
          <w:rFonts w:ascii="Times New Roman" w:eastAsia="Calibri" w:hAnsi="Times New Roman" w:cs="Times New Roman"/>
          <w:color w:val="333333"/>
          <w:sz w:val="24"/>
          <w:szCs w:val="24"/>
          <w:highlight w:val="green"/>
          <w:rPrChange w:id="200" w:author="Laura Dee" w:date="2024-02-15T07:52:00Z">
            <w:rPr>
              <w:rFonts w:ascii="Times New Roman" w:eastAsia="Calibri" w:hAnsi="Times New Roman" w:cs="Times New Roman"/>
              <w:color w:val="333333"/>
              <w:sz w:val="24"/>
              <w:szCs w:val="24"/>
              <w:highlight w:val="white"/>
            </w:rPr>
          </w:rPrChange>
        </w:rPr>
        <w:t>incorporating the dummy</w:t>
      </w:r>
      <w:r w:rsidR="00863E39" w:rsidRPr="008E0077">
        <w:rPr>
          <w:rFonts w:ascii="Times New Roman" w:eastAsia="Calibri" w:hAnsi="Times New Roman" w:cs="Times New Roman"/>
          <w:color w:val="333333"/>
          <w:sz w:val="24"/>
          <w:szCs w:val="24"/>
          <w:highlight w:val="green"/>
          <w:rPrChange w:id="201" w:author="Laura Dee" w:date="2024-02-15T07:52:00Z">
            <w:rPr>
              <w:rFonts w:ascii="Times New Roman" w:eastAsia="Calibri" w:hAnsi="Times New Roman" w:cs="Times New Roman"/>
              <w:color w:val="333333"/>
              <w:sz w:val="24"/>
              <w:szCs w:val="24"/>
              <w:highlight w:val="white"/>
            </w:rPr>
          </w:rPrChange>
        </w:rPr>
        <w:t xml:space="preserve"> </w:t>
      </w:r>
      <w:del w:id="202" w:author="Laura Dee" w:date="2024-02-15T16:16:00Z">
        <w:r w:rsidR="00863E39" w:rsidRPr="008E0077" w:rsidDel="00C762A0">
          <w:rPr>
            <w:rFonts w:ascii="Times New Roman" w:eastAsia="Calibri" w:hAnsi="Times New Roman" w:cs="Times New Roman"/>
            <w:color w:val="333333"/>
            <w:sz w:val="24"/>
            <w:szCs w:val="24"/>
            <w:highlight w:val="green"/>
            <w:rPrChange w:id="203" w:author="Laura Dee" w:date="2024-02-15T07:52:00Z">
              <w:rPr>
                <w:rFonts w:ascii="Times New Roman" w:eastAsia="Calibri" w:hAnsi="Times New Roman" w:cs="Times New Roman"/>
                <w:color w:val="333333"/>
                <w:sz w:val="24"/>
                <w:szCs w:val="24"/>
                <w:highlight w:val="white"/>
              </w:rPr>
            </w:rPrChange>
          </w:rPr>
          <w:delText>0/1</w:delText>
        </w:r>
        <w:r w:rsidR="00DC0858" w:rsidRPr="008E0077" w:rsidDel="00C762A0">
          <w:rPr>
            <w:rFonts w:ascii="Times New Roman" w:eastAsia="Calibri" w:hAnsi="Times New Roman" w:cs="Times New Roman"/>
            <w:color w:val="333333"/>
            <w:sz w:val="24"/>
            <w:szCs w:val="24"/>
            <w:highlight w:val="green"/>
            <w:rPrChange w:id="204" w:author="Laura Dee" w:date="2024-02-15T07:52:00Z">
              <w:rPr>
                <w:rFonts w:ascii="Times New Roman" w:eastAsia="Calibri" w:hAnsi="Times New Roman" w:cs="Times New Roman"/>
                <w:color w:val="333333"/>
                <w:sz w:val="24"/>
                <w:szCs w:val="24"/>
                <w:highlight w:val="white"/>
              </w:rPr>
            </w:rPrChange>
          </w:rPr>
          <w:delText xml:space="preserve"> </w:delText>
        </w:r>
      </w:del>
      <w:r w:rsidR="00DC0858" w:rsidRPr="008E0077">
        <w:rPr>
          <w:rFonts w:ascii="Times New Roman" w:eastAsia="Calibri" w:hAnsi="Times New Roman" w:cs="Times New Roman"/>
          <w:color w:val="333333"/>
          <w:sz w:val="24"/>
          <w:szCs w:val="24"/>
          <w:highlight w:val="green"/>
          <w:rPrChange w:id="205" w:author="Laura Dee" w:date="2024-02-15T07:52:00Z">
            <w:rPr>
              <w:rFonts w:ascii="Times New Roman" w:eastAsia="Calibri" w:hAnsi="Times New Roman" w:cs="Times New Roman"/>
              <w:color w:val="333333"/>
              <w:sz w:val="24"/>
              <w:szCs w:val="24"/>
              <w:highlight w:val="white"/>
            </w:rPr>
          </w:rPrChange>
        </w:rPr>
        <w:t>variables (</w:t>
      </w:r>
      <w:r w:rsidR="00DC0858" w:rsidRPr="008E0077">
        <w:rPr>
          <w:rFonts w:ascii="Times New Roman" w:eastAsia="Calibri" w:hAnsi="Times New Roman" w:cs="Times New Roman"/>
          <w:i/>
          <w:iCs/>
          <w:color w:val="333333"/>
          <w:sz w:val="24"/>
          <w:szCs w:val="24"/>
          <w:highlight w:val="green"/>
          <w:rPrChange w:id="206" w:author="Laura Dee" w:date="2024-02-15T07:52:00Z">
            <w:rPr>
              <w:rFonts w:ascii="Times New Roman" w:eastAsia="Calibri" w:hAnsi="Times New Roman" w:cs="Times New Roman"/>
              <w:i/>
              <w:iCs/>
              <w:color w:val="333333"/>
              <w:sz w:val="24"/>
              <w:szCs w:val="24"/>
              <w:highlight w:val="white"/>
            </w:rPr>
          </w:rPrChange>
        </w:rPr>
        <w:t>x</w:t>
      </w:r>
      <w:r w:rsidR="00DC0858" w:rsidRPr="008E0077">
        <w:rPr>
          <w:rFonts w:ascii="Times New Roman" w:eastAsia="Calibri" w:hAnsi="Times New Roman" w:cs="Times New Roman"/>
          <w:i/>
          <w:iCs/>
          <w:color w:val="333333"/>
          <w:sz w:val="24"/>
          <w:szCs w:val="24"/>
          <w:highlight w:val="green"/>
          <w:vertAlign w:val="subscript"/>
          <w:rPrChange w:id="207" w:author="Laura Dee" w:date="2024-02-15T07:52:00Z">
            <w:rPr>
              <w:rFonts w:ascii="Times New Roman" w:eastAsia="Calibri" w:hAnsi="Times New Roman" w:cs="Times New Roman"/>
              <w:i/>
              <w:iCs/>
              <w:color w:val="333333"/>
              <w:sz w:val="24"/>
              <w:szCs w:val="24"/>
              <w:highlight w:val="white"/>
              <w:vertAlign w:val="subscript"/>
            </w:rPr>
          </w:rPrChange>
        </w:rPr>
        <w:t>2i</w:t>
      </w:r>
      <w:r w:rsidR="00DC0858" w:rsidRPr="008E0077">
        <w:rPr>
          <w:rFonts w:ascii="Times New Roman" w:eastAsia="Calibri" w:hAnsi="Times New Roman" w:cs="Times New Roman"/>
          <w:color w:val="333333"/>
          <w:sz w:val="24"/>
          <w:szCs w:val="24"/>
          <w:highlight w:val="green"/>
          <w:rPrChange w:id="208" w:author="Laura Dee" w:date="2024-02-15T07:52:00Z">
            <w:rPr>
              <w:rFonts w:ascii="Times New Roman" w:eastAsia="Calibri" w:hAnsi="Times New Roman" w:cs="Times New Roman"/>
              <w:color w:val="333333"/>
              <w:sz w:val="24"/>
              <w:szCs w:val="24"/>
              <w:highlight w:val="white"/>
            </w:rPr>
          </w:rPrChange>
        </w:rPr>
        <w:t xml:space="preserve">) </w:t>
      </w:r>
      <w:del w:id="209" w:author="Laura Dee" w:date="2024-02-15T16:16:00Z">
        <w:r w:rsidR="00DC0858" w:rsidRPr="008E0077" w:rsidDel="00C762A0">
          <w:rPr>
            <w:rFonts w:ascii="Times New Roman" w:eastAsia="Calibri" w:hAnsi="Times New Roman" w:cs="Times New Roman"/>
            <w:color w:val="333333"/>
            <w:sz w:val="24"/>
            <w:szCs w:val="24"/>
            <w:highlight w:val="green"/>
            <w:rPrChange w:id="210" w:author="Laura Dee" w:date="2024-02-15T07:52:00Z">
              <w:rPr>
                <w:rFonts w:ascii="Times New Roman" w:eastAsia="Calibri" w:hAnsi="Times New Roman" w:cs="Times New Roman"/>
                <w:color w:val="333333"/>
                <w:sz w:val="24"/>
                <w:szCs w:val="24"/>
                <w:highlight w:val="white"/>
              </w:rPr>
            </w:rPrChange>
          </w:rPr>
          <w:delText xml:space="preserve">and </w:delText>
        </w:r>
      </w:del>
      <w:ins w:id="211" w:author="Laura Dee" w:date="2024-02-15T16:16:00Z">
        <w:r w:rsidR="00C762A0">
          <w:rPr>
            <w:rFonts w:ascii="Times New Roman" w:eastAsia="Calibri" w:hAnsi="Times New Roman" w:cs="Times New Roman"/>
            <w:color w:val="333333"/>
            <w:sz w:val="24"/>
            <w:szCs w:val="24"/>
            <w:highlight w:val="green"/>
          </w:rPr>
          <w:t xml:space="preserve">or </w:t>
        </w:r>
      </w:ins>
      <w:r w:rsidR="00DC0858" w:rsidRPr="008E0077">
        <w:rPr>
          <w:rFonts w:ascii="Times New Roman" w:eastAsia="Calibri" w:hAnsi="Times New Roman" w:cs="Times New Roman"/>
          <w:color w:val="333333"/>
          <w:sz w:val="24"/>
          <w:szCs w:val="24"/>
          <w:highlight w:val="green"/>
          <w:rPrChange w:id="212" w:author="Laura Dee" w:date="2024-02-15T07:52:00Z">
            <w:rPr>
              <w:rFonts w:ascii="Times New Roman" w:eastAsia="Calibri" w:hAnsi="Times New Roman" w:cs="Times New Roman"/>
              <w:color w:val="333333"/>
              <w:sz w:val="24"/>
              <w:szCs w:val="24"/>
              <w:highlight w:val="white"/>
            </w:rPr>
          </w:rPrChange>
        </w:rPr>
        <w:t>site effect</w:t>
      </w:r>
      <w:r w:rsidR="00863E39" w:rsidRPr="008E0077">
        <w:rPr>
          <w:rFonts w:ascii="Times New Roman" w:eastAsia="Calibri" w:hAnsi="Times New Roman" w:cs="Times New Roman"/>
          <w:color w:val="333333"/>
          <w:sz w:val="24"/>
          <w:szCs w:val="24"/>
          <w:highlight w:val="green"/>
          <w:rPrChange w:id="213" w:author="Laura Dee" w:date="2024-02-15T07:52:00Z">
            <w:rPr>
              <w:rFonts w:ascii="Times New Roman" w:eastAsia="Calibri" w:hAnsi="Times New Roman" w:cs="Times New Roman"/>
              <w:color w:val="333333"/>
              <w:sz w:val="24"/>
              <w:szCs w:val="24"/>
              <w:highlight w:val="white"/>
            </w:rPr>
          </w:rPrChange>
        </w:rPr>
        <w:t>s</w:t>
      </w:r>
      <w:r w:rsidR="00DC0858" w:rsidRPr="008E0077">
        <w:rPr>
          <w:rFonts w:ascii="Times New Roman" w:eastAsia="Calibri" w:hAnsi="Times New Roman" w:cs="Times New Roman"/>
          <w:color w:val="333333"/>
          <w:sz w:val="24"/>
          <w:szCs w:val="24"/>
          <w:highlight w:val="green"/>
          <w:rPrChange w:id="214" w:author="Laura Dee" w:date="2024-02-15T07:52:00Z">
            <w:rPr>
              <w:rFonts w:ascii="Times New Roman" w:eastAsia="Calibri" w:hAnsi="Times New Roman" w:cs="Times New Roman"/>
              <w:color w:val="333333"/>
              <w:sz w:val="24"/>
              <w:szCs w:val="24"/>
              <w:highlight w:val="white"/>
            </w:rPr>
          </w:rPrChange>
        </w:rPr>
        <w:t xml:space="preserve"> (</w:t>
      </w:r>
      <m:oMath>
        <m:sSub>
          <m:sSubPr>
            <m:ctrlPr>
              <w:rPr>
                <w:rFonts w:ascii="Cambria Math" w:eastAsia="Calibri" w:hAnsi="Cambria Math" w:cs="Times New Roman"/>
                <w:color w:val="333333"/>
                <w:sz w:val="24"/>
                <w:szCs w:val="24"/>
                <w:highlight w:val="green"/>
                <w:rPrChange w:id="215" w:author="Laura Dee" w:date="2024-02-15T07:52:00Z">
                  <w:rPr>
                    <w:rFonts w:ascii="Cambria Math" w:eastAsia="Calibri" w:hAnsi="Cambria Math" w:cs="Times New Roman"/>
                    <w:color w:val="333333"/>
                    <w:sz w:val="24"/>
                    <w:szCs w:val="24"/>
                  </w:rPr>
                </w:rPrChange>
              </w:rPr>
            </m:ctrlPr>
          </m:sSubPr>
          <m:e>
            <m:r>
              <w:rPr>
                <w:rFonts w:ascii="Cambria Math" w:eastAsia="Calibri" w:hAnsi="Cambria Math" w:cs="Times New Roman"/>
                <w:color w:val="333333"/>
                <w:sz w:val="24"/>
                <w:szCs w:val="24"/>
                <w:highlight w:val="green"/>
                <w:rPrChange w:id="216" w:author="Laura Dee" w:date="2024-02-15T07:52:00Z">
                  <w:rPr>
                    <w:rFonts w:ascii="Cambria Math" w:eastAsia="Calibri" w:hAnsi="Cambria Math" w:cs="Times New Roman"/>
                    <w:color w:val="333333"/>
                    <w:sz w:val="24"/>
                    <w:szCs w:val="24"/>
                    <w:highlight w:val="white"/>
                  </w:rPr>
                </w:rPrChange>
              </w:rPr>
              <m:t>λ</m:t>
            </m:r>
          </m:e>
          <m:sub>
            <m:r>
              <w:rPr>
                <w:rFonts w:ascii="Cambria Math" w:eastAsia="Calibri" w:hAnsi="Cambria Math" w:cs="Times New Roman"/>
                <w:color w:val="333333"/>
                <w:sz w:val="24"/>
                <w:szCs w:val="24"/>
                <w:highlight w:val="green"/>
                <w:rPrChange w:id="217" w:author="Laura Dee" w:date="2024-02-15T07:52:00Z">
                  <w:rPr>
                    <w:rFonts w:ascii="Cambria Math" w:eastAsia="Calibri" w:hAnsi="Cambria Math" w:cs="Times New Roman"/>
                    <w:color w:val="333333"/>
                    <w:sz w:val="24"/>
                    <w:szCs w:val="24"/>
                    <w:highlight w:val="white"/>
                  </w:rPr>
                </w:rPrChange>
              </w:rPr>
              <m:t>i</m:t>
            </m:r>
          </m:sub>
        </m:sSub>
      </m:oMath>
      <w:r w:rsidR="00DC0858" w:rsidRPr="008E0077">
        <w:rPr>
          <w:rFonts w:ascii="Times New Roman" w:eastAsia="Calibri" w:hAnsi="Times New Roman" w:cs="Times New Roman"/>
          <w:color w:val="333333"/>
          <w:sz w:val="24"/>
          <w:szCs w:val="24"/>
          <w:highlight w:val="green"/>
          <w:rPrChange w:id="218" w:author="Laura Dee" w:date="2024-02-15T07:52:00Z">
            <w:rPr>
              <w:rFonts w:ascii="Times New Roman" w:eastAsia="Calibri" w:hAnsi="Times New Roman" w:cs="Times New Roman"/>
              <w:color w:val="333333"/>
              <w:sz w:val="24"/>
              <w:szCs w:val="24"/>
              <w:highlight w:val="white"/>
            </w:rPr>
          </w:rPrChange>
        </w:rPr>
        <w:t>)</w:t>
      </w:r>
      <w:r w:rsidR="001F4DEC" w:rsidRPr="008E0077">
        <w:rPr>
          <w:rFonts w:ascii="Times New Roman" w:eastAsia="Calibri" w:hAnsi="Times New Roman" w:cs="Times New Roman"/>
          <w:color w:val="333333"/>
          <w:sz w:val="24"/>
          <w:szCs w:val="24"/>
          <w:highlight w:val="green"/>
          <w:rPrChange w:id="219" w:author="Laura Dee" w:date="2024-02-15T07:52:00Z">
            <w:rPr>
              <w:rFonts w:ascii="Times New Roman" w:eastAsia="Calibri" w:hAnsi="Times New Roman" w:cs="Times New Roman"/>
              <w:color w:val="333333"/>
              <w:sz w:val="24"/>
              <w:szCs w:val="24"/>
              <w:highlight w:val="white"/>
            </w:rPr>
          </w:rPrChange>
        </w:rPr>
        <w:t xml:space="preserve"> </w:t>
      </w:r>
      <w:r w:rsidR="00DC0858" w:rsidRPr="008E0077">
        <w:rPr>
          <w:rFonts w:ascii="Times New Roman" w:eastAsia="Calibri" w:hAnsi="Times New Roman" w:cs="Times New Roman"/>
          <w:color w:val="333333"/>
          <w:sz w:val="24"/>
          <w:szCs w:val="24"/>
          <w:highlight w:val="green"/>
          <w:rPrChange w:id="220" w:author="Laura Dee" w:date="2024-02-15T07:52:00Z">
            <w:rPr>
              <w:rFonts w:ascii="Times New Roman" w:eastAsia="Calibri" w:hAnsi="Times New Roman" w:cs="Times New Roman"/>
              <w:color w:val="333333"/>
              <w:sz w:val="24"/>
              <w:szCs w:val="24"/>
              <w:highlight w:val="white"/>
            </w:rPr>
          </w:rPrChange>
        </w:rPr>
        <w:t>or with just the site effect alone</w:t>
      </w:r>
      <w:r w:rsidR="00C7519A" w:rsidRPr="002C3801">
        <w:rPr>
          <w:rFonts w:ascii="Times New Roman" w:eastAsia="Calibri" w:hAnsi="Times New Roman" w:cs="Times New Roman"/>
          <w:color w:val="333333"/>
          <w:sz w:val="24"/>
          <w:szCs w:val="24"/>
          <w:highlight w:val="white"/>
        </w:rPr>
        <w:t xml:space="preserve"> – </w:t>
      </w:r>
      <w:r w:rsidR="00863E39">
        <w:rPr>
          <w:rFonts w:ascii="Times New Roman" w:eastAsia="Calibri" w:hAnsi="Times New Roman" w:cs="Times New Roman"/>
          <w:color w:val="333333"/>
          <w:sz w:val="24"/>
          <w:szCs w:val="24"/>
          <w:highlight w:val="white"/>
        </w:rPr>
        <w:t>i.e.,</w:t>
      </w:r>
      <w:r w:rsidR="00863E39"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means model notation </w:t>
      </w:r>
      <w:r w:rsidR="00C7519A" w:rsidRPr="002C3801">
        <w:rPr>
          <w:rFonts w:ascii="Times New Roman" w:eastAsia="Calibri" w:hAnsi="Times New Roman" w:cs="Times New Roman"/>
          <w:color w:val="333333"/>
          <w:sz w:val="24"/>
          <w:szCs w:val="24"/>
          <w:highlight w:val="white"/>
        </w:rPr>
        <w:fldChar w:fldCharType="begin"/>
      </w:r>
      <w:r w:rsidR="00BB3DA4" w:rsidRPr="002C3801">
        <w:rPr>
          <w:rFonts w:ascii="Times New Roman" w:eastAsia="Calibri" w:hAnsi="Times New Roman" w:cs="Times New Roman"/>
          <w:color w:val="333333"/>
          <w:sz w:val="24"/>
          <w:szCs w:val="24"/>
          <w:highlight w:val="white"/>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(Gelman &amp; Hill 2006)</w:t>
      </w:r>
      <w:r w:rsidR="00C7519A" w:rsidRPr="002C3801">
        <w:rPr>
          <w:rFonts w:ascii="Times New Roman" w:eastAsia="Calibri" w:hAnsi="Times New Roman" w:cs="Times New Roman"/>
          <w:color w:val="333333"/>
          <w:sz w:val="24"/>
          <w:szCs w:val="24"/>
          <w:highlight w:val="white"/>
        </w:rPr>
        <w:fldChar w:fldCharType="end"/>
      </w:r>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commentRangeEnd w:id="192"/>
      <w:r w:rsidR="00C762A0">
        <w:rPr>
          <w:rStyle w:val="CommentReference"/>
        </w:rPr>
        <w:commentReference w:id="192"/>
      </w:r>
      <w:r w:rsidR="00863E39">
        <w:rPr>
          <w:rFonts w:ascii="Times New Roman" w:eastAsia="Calibri" w:hAnsi="Times New Roman" w:cs="Times New Roman"/>
          <w:color w:val="333333"/>
          <w:sz w:val="24"/>
          <w:szCs w:val="24"/>
          <w:highlight w:val="white"/>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oMath>
      <w:r w:rsidR="00863E39" w:rsidRPr="00863E39">
        <w:rPr>
          <w:rFonts w:ascii="Times New Roman" w:eastAsia="Calibri" w:hAnsi="Times New Roman" w:cs="Times New Roman"/>
          <w:color w:val="000000" w:themeColor="text1"/>
          <w:sz w:val="24"/>
          <w:szCs w:val="24"/>
          <w:lang w:val="en-US"/>
        </w:rPr>
        <w:t xml:space="preserve"> </w:t>
      </w:r>
      <w:r w:rsidR="00863E39">
        <w:rPr>
          <w:rFonts w:ascii="Times New Roman" w:eastAsia="Calibri" w:hAnsi="Times New Roman" w:cs="Times New Roman"/>
          <w:color w:val="333333"/>
          <w:sz w:val="24"/>
          <w:szCs w:val="24"/>
          <w:highlight w:val="white"/>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oMath>
      <w:r w:rsidR="00863E39">
        <w:rPr>
          <w:rFonts w:ascii="Times New Roman" w:eastAsia="Calibri" w:hAnsi="Times New Roman" w:cs="Times New Roman"/>
          <w:color w:val="333333"/>
          <w:sz w:val="24"/>
          <w:szCs w:val="24"/>
          <w:highlight w:val="white"/>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w:t>
      </w:r>
      <w:r w:rsidR="0067553D" w:rsidRPr="00C64E65">
        <w:rPr>
          <w:rFonts w:ascii="Times New Roman" w:eastAsia="Calibri" w:hAnsi="Times New Roman" w:cs="Times New Roman"/>
          <w:color w:val="333333"/>
          <w:sz w:val="24"/>
          <w:szCs w:val="24"/>
          <w:highlight w:val="white"/>
        </w:rPr>
        <w:lastRenderedPageBreak/>
        <w:t xml:space="preserve">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53062993" w14:textId="0B428EBF" w:rsidR="0077036D" w:rsidDel="00DA0110" w:rsidRDefault="00037819" w:rsidP="00DA0110">
      <w:pPr>
        <w:shd w:val="clear" w:color="auto" w:fill="FFFFFF"/>
        <w:spacing w:after="160" w:line="360" w:lineRule="auto"/>
        <w:ind w:firstLine="720"/>
        <w:rPr>
          <w:del w:id="221" w:author="Laura Dee" w:date="2024-02-15T07:54:00Z"/>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ins w:id="222" w:author="Laura Dee" w:date="2024-02-15T07:53:00Z">
        <w:r w:rsidR="008E0077">
          <w:rPr>
            <w:rFonts w:ascii="Times New Roman" w:eastAsia="Calibri" w:hAnsi="Times New Roman" w:cs="Times New Roman"/>
            <w:color w:val="000000" w:themeColor="text1"/>
            <w:sz w:val="24"/>
            <w:szCs w:val="24"/>
          </w:rPr>
          <w:t xml:space="preserve">; however, this efficiency does not guard against or reduce </w:t>
        </w:r>
        <w:r w:rsidR="008E0077" w:rsidRPr="008E0077">
          <w:rPr>
            <w:rFonts w:ascii="Times New Roman" w:eastAsia="Calibri" w:hAnsi="Times New Roman" w:cs="Times New Roman"/>
            <w:i/>
            <w:iCs/>
            <w:color w:val="000000" w:themeColor="text1"/>
            <w:sz w:val="24"/>
            <w:szCs w:val="24"/>
            <w:rPrChange w:id="223" w:author="Laura Dee" w:date="2024-02-15T07:53:00Z">
              <w:rPr>
                <w:rFonts w:ascii="Times New Roman" w:eastAsia="Calibri" w:hAnsi="Times New Roman" w:cs="Times New Roman"/>
                <w:color w:val="000000" w:themeColor="text1"/>
                <w:sz w:val="24"/>
                <w:szCs w:val="24"/>
              </w:rPr>
            </w:rPrChange>
          </w:rPr>
          <w:t>bias.</w:t>
        </w:r>
      </w:ins>
      <w:del w:id="224" w:author="Laura Dee" w:date="2024-02-15T07:53:00Z">
        <w:r w:rsidR="0077036D" w:rsidRPr="008E0077" w:rsidDel="008E0077">
          <w:rPr>
            <w:rFonts w:ascii="Times New Roman" w:eastAsia="Calibri" w:hAnsi="Times New Roman" w:cs="Times New Roman"/>
            <w:i/>
            <w:iCs/>
            <w:color w:val="000000" w:themeColor="text1"/>
            <w:sz w:val="24"/>
            <w:szCs w:val="24"/>
            <w:rPrChange w:id="225" w:author="Laura Dee" w:date="2024-02-15T07:53:00Z">
              <w:rPr>
                <w:rFonts w:ascii="Times New Roman" w:eastAsia="Calibri" w:hAnsi="Times New Roman" w:cs="Times New Roman"/>
                <w:color w:val="000000" w:themeColor="text1"/>
                <w:sz w:val="24"/>
                <w:szCs w:val="24"/>
              </w:rPr>
            </w:rPrChange>
          </w:rPr>
          <w:delText>.</w:delText>
        </w:r>
      </w:del>
      <w:r w:rsidR="0077036D" w:rsidRPr="002C3801">
        <w:rPr>
          <w:rFonts w:ascii="Times New Roman" w:eastAsia="Calibri" w:hAnsi="Times New Roman" w:cs="Times New Roman"/>
          <w:color w:val="000000" w:themeColor="text1"/>
          <w:sz w:val="24"/>
          <w:szCs w:val="24"/>
        </w:rPr>
        <w:t xml:space="preserve"> </w:t>
      </w:r>
    </w:p>
    <w:p w14:paraId="2AE0E5DB" w14:textId="12F78F0F" w:rsidR="0077036D" w:rsidRDefault="00DA0110" w:rsidP="00246DE0">
      <w:pPr>
        <w:shd w:val="clear" w:color="auto" w:fill="FFFFFF"/>
        <w:spacing w:after="160" w:line="360" w:lineRule="auto"/>
        <w:rPr>
          <w:rFonts w:ascii="Times New Roman" w:eastAsia="Calibri" w:hAnsi="Times New Roman" w:cs="Times New Roman"/>
          <w:color w:val="333333"/>
          <w:sz w:val="24"/>
          <w:szCs w:val="24"/>
          <w:highlight w:val="white"/>
        </w:rPr>
        <w:pPrChange w:id="226" w:author="Laura Dee" w:date="2024-02-15T09:46:00Z">
          <w:pPr>
            <w:shd w:val="clear" w:color="auto" w:fill="FFFFFF"/>
            <w:spacing w:after="160" w:line="360" w:lineRule="auto"/>
            <w:ind w:firstLine="720"/>
          </w:pPr>
        </w:pPrChange>
      </w:pPr>
      <w:ins w:id="227" w:author="Laura Dee" w:date="2024-02-15T07:54:00Z">
        <w:r>
          <w:rPr>
            <w:rFonts w:ascii="Times New Roman" w:eastAsia="Calibri" w:hAnsi="Times New Roman" w:cs="Times New Roman"/>
            <w:color w:val="333333"/>
            <w:sz w:val="24"/>
            <w:szCs w:val="24"/>
            <w:highlight w:val="white"/>
          </w:rPr>
          <w:t>Thus, i</w:t>
        </w:r>
      </w:ins>
      <w:del w:id="228" w:author="Laura Dee" w:date="2024-02-15T07:54:00Z">
        <w:r w:rsidR="0077036D" w:rsidDel="00DA0110">
          <w:rPr>
            <w:rFonts w:ascii="Times New Roman" w:eastAsia="Calibri" w:hAnsi="Times New Roman" w:cs="Times New Roman"/>
            <w:color w:val="333333"/>
            <w:sz w:val="24"/>
            <w:szCs w:val="24"/>
            <w:highlight w:val="white"/>
          </w:rPr>
          <w:delText>I</w:delText>
        </w:r>
      </w:del>
      <w:r w:rsidR="00037819" w:rsidRPr="00B12285">
        <w:rPr>
          <w:rFonts w:ascii="Times New Roman" w:eastAsia="Calibri" w:hAnsi="Times New Roman" w:cs="Times New Roman"/>
          <w:color w:val="333333"/>
          <w:sz w:val="24"/>
          <w:szCs w:val="24"/>
          <w:highlight w:val="white"/>
        </w:rPr>
        <w:t>n the case of omit</w:t>
      </w:r>
      <w:r w:rsidR="00037819"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del w:id="229" w:author="Laura Dee" w:date="2024-02-15T07:54:00Z">
        <w:r w:rsidR="0077036D" w:rsidDel="00DA0110">
          <w:rPr>
            <w:rFonts w:ascii="Times New Roman" w:eastAsia="Calibri" w:hAnsi="Times New Roman" w:cs="Times New Roman"/>
            <w:color w:val="333333"/>
            <w:sz w:val="24"/>
            <w:szCs w:val="24"/>
            <w:highlight w:val="white"/>
          </w:rPr>
          <w:delText xml:space="preserve">however, </w:delText>
        </w:r>
      </w:del>
      <w:r w:rsidR="0077036D">
        <w:rPr>
          <w:rFonts w:ascii="Times New Roman" w:eastAsia="Calibri" w:hAnsi="Times New Roman" w:cs="Times New Roman"/>
          <w:color w:val="333333"/>
          <w:sz w:val="24"/>
          <w:szCs w:val="24"/>
          <w:highlight w:val="white"/>
        </w:rPr>
        <w:t>the fixed effects</w:t>
      </w:r>
      <w:r w:rsidR="0077036D"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00037819"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00037819"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his variation is absorbed 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lastRenderedPageBreak/>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22"/>
                    <a:stretch>
                      <a:fillRect/>
                    </a:stretch>
                  </pic:blipFill>
                  <pic:spPr>
                    <a:xfrm>
                      <a:off x="0" y="0"/>
                      <a:ext cx="5943600" cy="3128645"/>
                    </a:xfrm>
                    <a:prstGeom prst="rect">
                      <a:avLst/>
                    </a:prstGeom>
                  </pic:spPr>
                </pic:pic>
              </a:graphicData>
            </a:graphic>
          </wp:inline>
        </w:drawing>
      </w:r>
    </w:p>
    <w:p w14:paraId="2C6C1F16" w14:textId="6B8D8175"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commentRangeStart w:id="230"/>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Pr>
          <w:i w:val="0"/>
          <w:iCs w:val="0"/>
          <w:color w:val="000000" w:themeColor="text1"/>
          <w:lang w:val="en-US"/>
        </w:rPr>
        <w:t>Directed Acyclic Graph</w:t>
      </w:r>
      <w:r w:rsidRPr="003951B3">
        <w:rPr>
          <w:i w:val="0"/>
          <w:iCs w:val="0"/>
          <w:color w:val="000000" w:themeColor="text1"/>
          <w:lang w:val="en-US"/>
        </w:rPr>
        <w:t xml:space="preserve"> representations of different statistical models handling omitted variables in the text.</w:t>
      </w:r>
      <w:commentRangeEnd w:id="230"/>
      <w:r w:rsidR="00363C00">
        <w:rPr>
          <w:rStyle w:val="CommentReference"/>
          <w:i w:val="0"/>
          <w:iCs w:val="0"/>
          <w:color w:val="auto"/>
        </w:rPr>
        <w:commentReference w:id="230"/>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231" w:name="_3dy6vkm" w:colFirst="0" w:colLast="0"/>
      <w:bookmarkEnd w:id="231"/>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288E882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r>
          <w:ins w:id="232" w:author="Laura Dee" w:date="2024-02-14T15:10:00Z">
            <w:rPr>
              <w:rFonts w:ascii="Cambria Math" w:eastAsia="Calibri" w:hAnsi="Cambria Math" w:cs="Calibri"/>
              <w:color w:val="333333"/>
              <w:sz w:val="24"/>
              <w:szCs w:val="24"/>
            </w:rPr>
            <m:t xml:space="preserve"> </m:t>
          </w:ins>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w:t>
      </w:r>
      <w:r w:rsidR="00CF6D43" w:rsidRPr="00CF6D43">
        <w:rPr>
          <w:rFonts w:ascii="Times New Roman" w:eastAsia="Calibri" w:hAnsi="Times New Roman" w:cs="Times New Roman"/>
          <w:color w:val="333333"/>
          <w:sz w:val="24"/>
          <w:szCs w:val="24"/>
        </w:rPr>
        <w:lastRenderedPageBreak/>
        <w:t>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233" w:name="_1t3h5sf" w:colFirst="0" w:colLast="0"/>
      <w:bookmarkEnd w:id="233"/>
      <w:r w:rsidRPr="002C3801">
        <w:rPr>
          <w:rFonts w:ascii="Times New Roman" w:eastAsia="Calibri" w:hAnsi="Times New Roman" w:cs="Times New Roman"/>
          <w:i/>
          <w:sz w:val="24"/>
          <w:szCs w:val="24"/>
        </w:rPr>
        <w:lastRenderedPageBreak/>
        <w:t>What a Difference Differencing Makes</w:t>
      </w:r>
    </w:p>
    <w:p w14:paraId="1DE6EBD6" w14:textId="1E3BCC58"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ins w:id="234" w:author="Laura Dee" w:date="2024-02-15T07:58:00Z">
        <w:r w:rsidR="00C2690C">
          <w:rPr>
            <w:rFonts w:ascii="Times New Roman" w:eastAsia="Calibri" w:hAnsi="Times New Roman" w:cs="Times New Roman"/>
            <w:color w:val="333333"/>
            <w:sz w:val="24"/>
            <w:szCs w:val="24"/>
          </w:rPr>
          <w:t xml:space="preserve">rather than </w:t>
        </w:r>
      </w:ins>
      <w:del w:id="235" w:author="Laura Dee" w:date="2024-02-15T07:58:00Z">
        <w:r w:rsidR="00287A27" w:rsidRPr="00AE33BE" w:rsidDel="00C2690C">
          <w:rPr>
            <w:rFonts w:ascii="Times New Roman" w:eastAsia="Calibri" w:hAnsi="Times New Roman" w:cs="Times New Roman"/>
            <w:color w:val="333333"/>
            <w:sz w:val="24"/>
            <w:szCs w:val="24"/>
          </w:rPr>
          <w:delText xml:space="preserve">as we did </w:delText>
        </w:r>
      </w:del>
      <w:r w:rsidRPr="00AE33BE">
        <w:rPr>
          <w:rFonts w:ascii="Times New Roman" w:eastAsia="Calibri" w:hAnsi="Times New Roman" w:cs="Times New Roman"/>
          <w:color w:val="333333"/>
          <w:sz w:val="24"/>
          <w:szCs w:val="24"/>
        </w:rPr>
        <w:t>sites as clusters</w:t>
      </w:r>
      <w:ins w:id="236" w:author="Laura Dee" w:date="2024-02-15T07:58:00Z">
        <w:r w:rsidR="00C2690C">
          <w:rPr>
            <w:rFonts w:ascii="Times New Roman" w:eastAsia="Calibri" w:hAnsi="Times New Roman" w:cs="Times New Roman"/>
            <w:color w:val="333333"/>
            <w:sz w:val="24"/>
            <w:szCs w:val="24"/>
          </w:rPr>
          <w:t xml:space="preserve"> as in our example</w:t>
        </w:r>
      </w:ins>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w:t>
      </w:r>
      <w:r w:rsidRPr="00B1739D">
        <w:rPr>
          <w:rFonts w:ascii="Times New Roman" w:eastAsia="Calibri" w:hAnsi="Times New Roman" w:cs="Times New Roman"/>
          <w:color w:val="333333"/>
          <w:sz w:val="24"/>
          <w:szCs w:val="24"/>
        </w:rPr>
        <w:lastRenderedPageBreak/>
        <w:t xml:space="preserve">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701B546A"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23"/>
                    <a:stretch>
                      <a:fillRect/>
                    </a:stretch>
                  </pic:blipFill>
                  <pic:spPr>
                    <a:xfrm>
                      <a:off x="0" y="0"/>
                      <a:ext cx="5943600" cy="3191510"/>
                    </a:xfrm>
                    <a:prstGeom prst="rect">
                      <a:avLst/>
                    </a:prstGeom>
                  </pic:spPr>
                </pic:pic>
              </a:graphicData>
            </a:graphic>
          </wp:inline>
        </w:drawing>
      </w:r>
    </w:p>
    <w:p w14:paraId="47336379" w14:textId="55AF2E1F"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Pr>
          <w:i w:val="0"/>
          <w:iCs w:val="0"/>
          <w:color w:val="000000" w:themeColor="text1"/>
          <w:lang w:val="en-US"/>
        </w:rPr>
        <w:t>In (A) we see how the system actually functions, with not only recruitment confounded with temperature, but also with local coastal development increasing over time alongside local temperature also increasing over time. Thus, we have both temporal and spatial confounding. In (B) we see the causal diagram represented by the first differences model, where due to differencing we separate temporal confounders from the signal of change in temperature. In (C) the second difference model, temporal confounders are removed, and now we are estimating the effects of acceleration in change in temperature on acceleration in change in snail abundance.</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w:t>
      </w:r>
      <w:r w:rsidR="00C7519A" w:rsidRPr="002C3801">
        <w:rPr>
          <w:rFonts w:ascii="Times New Roman" w:eastAsia="Calibri" w:hAnsi="Times New Roman" w:cs="Times New Roman"/>
          <w:color w:val="333333"/>
          <w:sz w:val="24"/>
          <w:szCs w:val="24"/>
          <w:highlight w:val="white"/>
        </w:rPr>
        <w:lastRenderedPageBreak/>
        <w:t xml:space="preserve">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of the second difference 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w:t>
      </w:r>
      <w:r w:rsidR="00632ED9" w:rsidRPr="008A59B4">
        <w:rPr>
          <w:rFonts w:eastAsia="Calibri"/>
          <w:color w:val="333333"/>
        </w:rPr>
        <w:lastRenderedPageBreak/>
        <w:t xml:space="preserve">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0B0A6377"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del w:id="237" w:author="Laura Dee" w:date="2024-02-15T08:05:00Z">
        <w:r w:rsidRPr="002C3801" w:rsidDel="00873CB4">
          <w:rPr>
            <w:rFonts w:ascii="Times New Roman" w:eastAsia="Calibri" w:hAnsi="Times New Roman" w:cs="Times New Roman"/>
            <w:color w:val="333333"/>
            <w:sz w:val="24"/>
            <w:szCs w:val="24"/>
            <w:shd w:val="pct15" w:color="auto" w:fill="FFFFFF"/>
          </w:rPr>
          <w:delText xml:space="preserve">Frequently, </w:delText>
        </w:r>
      </w:del>
      <w:ins w:id="238" w:author="Laura Dee" w:date="2024-02-15T08:05:00Z">
        <w:r w:rsidR="00873CB4">
          <w:rPr>
            <w:rFonts w:ascii="Times New Roman" w:eastAsia="Calibri" w:hAnsi="Times New Roman" w:cs="Times New Roman"/>
            <w:color w:val="333333"/>
            <w:sz w:val="24"/>
            <w:szCs w:val="24"/>
            <w:shd w:val="pct15" w:color="auto" w:fill="FFFFFF"/>
          </w:rPr>
          <w:t>A</w:t>
        </w:r>
      </w:ins>
      <w:del w:id="239" w:author="Laura Dee" w:date="2024-02-15T08:05:00Z">
        <w:r w:rsidRPr="002C3801" w:rsidDel="00873CB4">
          <w:rPr>
            <w:rFonts w:ascii="Times New Roman" w:eastAsia="Calibri" w:hAnsi="Times New Roman" w:cs="Times New Roman"/>
            <w:color w:val="333333"/>
            <w:sz w:val="24"/>
            <w:szCs w:val="24"/>
            <w:shd w:val="pct15" w:color="auto" w:fill="FFFFFF"/>
          </w:rPr>
          <w:delText>a</w:delText>
        </w:r>
      </w:del>
      <w:r w:rsidRPr="002C3801">
        <w:rPr>
          <w:rFonts w:ascii="Times New Roman" w:eastAsia="Calibri" w:hAnsi="Times New Roman" w:cs="Times New Roman"/>
          <w:color w:val="333333"/>
          <w:sz w:val="24"/>
          <w:szCs w:val="24"/>
          <w:shd w:val="pct15" w:color="auto" w:fill="FFFFFF"/>
        </w:rPr>
        <w:t xml:space="preserve">n omitted confounder does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w:t>
      </w:r>
      <w:del w:id="240" w:author="Laura Dee" w:date="2024-02-15T09:48:00Z">
        <w:r w:rsidRPr="002C3801" w:rsidDel="00E2366A">
          <w:rPr>
            <w:rFonts w:ascii="Times New Roman" w:eastAsia="Calibri" w:hAnsi="Times New Roman" w:cs="Times New Roman"/>
            <w:color w:val="333333"/>
            <w:sz w:val="24"/>
            <w:szCs w:val="24"/>
            <w:shd w:val="pct15" w:color="auto" w:fill="FFFFFF"/>
          </w:rPr>
          <w:delText xml:space="preserve">consider that </w:delText>
        </w:r>
      </w:del>
      <w:r w:rsidRPr="002C3801">
        <w:rPr>
          <w:rFonts w:ascii="Times New Roman" w:eastAsia="Calibri" w:hAnsi="Times New Roman" w:cs="Times New Roman"/>
          <w:color w:val="333333"/>
          <w:sz w:val="24"/>
          <w:szCs w:val="24"/>
          <w:shd w:val="pct15" w:color="auto" w:fill="FFFFFF"/>
        </w:rPr>
        <w:t>thermal effects</w:t>
      </w:r>
      <w:ins w:id="241" w:author="Laura Dee" w:date="2024-02-15T09:48:00Z">
        <w:r w:rsidR="00E2366A">
          <w:rPr>
            <w:rFonts w:ascii="Times New Roman" w:eastAsia="Calibri" w:hAnsi="Times New Roman" w:cs="Times New Roman"/>
            <w:color w:val="333333"/>
            <w:sz w:val="24"/>
            <w:szCs w:val="24"/>
            <w:shd w:val="pct15" w:color="auto" w:fill="FFFFFF"/>
          </w:rPr>
          <w:t xml:space="preserve"> on </w:t>
        </w:r>
        <w:commentRangeStart w:id="242"/>
        <w:r w:rsidR="00E2366A">
          <w:rPr>
            <w:rFonts w:ascii="Times New Roman" w:eastAsia="Calibri" w:hAnsi="Times New Roman" w:cs="Times New Roman"/>
            <w:color w:val="333333"/>
            <w:sz w:val="24"/>
            <w:szCs w:val="24"/>
            <w:shd w:val="pct15" w:color="auto" w:fill="FFFFFF"/>
          </w:rPr>
          <w:t>snail abundance</w:t>
        </w:r>
      </w:ins>
      <w:r w:rsidRPr="002C3801">
        <w:rPr>
          <w:rFonts w:ascii="Times New Roman" w:eastAsia="Calibri" w:hAnsi="Times New Roman" w:cs="Times New Roman"/>
          <w:color w:val="333333"/>
          <w:sz w:val="24"/>
          <w:szCs w:val="24"/>
          <w:shd w:val="pct15" w:color="auto" w:fill="FFFFFF"/>
        </w:rPr>
        <w:t xml:space="preserve"> </w:t>
      </w:r>
      <w:commentRangeEnd w:id="242"/>
      <w:r w:rsidR="00E2366A">
        <w:rPr>
          <w:rStyle w:val="CommentReference"/>
        </w:rPr>
        <w:commentReference w:id="242"/>
      </w:r>
      <w:del w:id="243" w:author="Laura Dee" w:date="2024-02-15T09:48:00Z">
        <w:r w:rsidRPr="002C3801" w:rsidDel="00E2366A">
          <w:rPr>
            <w:rFonts w:ascii="Times New Roman" w:eastAsia="Calibri" w:hAnsi="Times New Roman" w:cs="Times New Roman"/>
            <w:color w:val="333333"/>
            <w:sz w:val="24"/>
            <w:szCs w:val="24"/>
            <w:shd w:val="pct15" w:color="auto" w:fill="FFFFFF"/>
          </w:rPr>
          <w:delText xml:space="preserve">in our snail system might </w:delText>
        </w:r>
      </w:del>
      <w:ins w:id="244" w:author="Laura Dee" w:date="2024-02-15T09:48:00Z">
        <w:r w:rsidR="00E2366A">
          <w:rPr>
            <w:rFonts w:ascii="Times New Roman" w:eastAsia="Calibri" w:hAnsi="Times New Roman" w:cs="Times New Roman"/>
            <w:color w:val="333333"/>
            <w:sz w:val="24"/>
            <w:szCs w:val="24"/>
            <w:shd w:val="pct15" w:color="auto" w:fill="FFFFFF"/>
          </w:rPr>
          <w:t>could</w:t>
        </w:r>
        <w:r w:rsidR="00E2366A" w:rsidRPr="002C3801">
          <w:rPr>
            <w:rFonts w:ascii="Times New Roman" w:eastAsia="Calibri" w:hAnsi="Times New Roman" w:cs="Times New Roman"/>
            <w:color w:val="333333"/>
            <w:sz w:val="24"/>
            <w:szCs w:val="24"/>
            <w:shd w:val="pct15" w:color="auto" w:fill="FFFFFF"/>
          </w:rPr>
          <w:t xml:space="preserve"> </w:t>
        </w:r>
      </w:ins>
      <w:r w:rsidRPr="002C3801">
        <w:rPr>
          <w:rFonts w:ascii="Times New Roman" w:eastAsia="Calibri" w:hAnsi="Times New Roman" w:cs="Times New Roman"/>
          <w:color w:val="333333"/>
          <w:sz w:val="24"/>
          <w:szCs w:val="24"/>
          <w:shd w:val="pct15" w:color="auto" w:fill="FFFFFF"/>
        </w:rPr>
        <w:t xml:space="preserve">depend on levels of recruitment because dense aggregations of intertidal organisms are often better at retaining water and thus resisting desiccation or other forms of thermal stress </w:t>
      </w:r>
      <w:commentRangeStart w:id="245"/>
      <w:r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This</w:t>
      </w:r>
      <w:ins w:id="246" w:author="Laura Dee" w:date="2024-02-15T09:49:00Z">
        <w:r w:rsidR="003C21E3">
          <w:rPr>
            <w:rFonts w:ascii="Times New Roman" w:eastAsia="Calibri" w:hAnsi="Times New Roman" w:cs="Times New Roman"/>
            <w:color w:val="333333"/>
            <w:sz w:val="24"/>
            <w:szCs w:val="24"/>
            <w:shd w:val="pct15" w:color="auto" w:fill="FFFFFF"/>
          </w:rPr>
          <w:t xml:space="preserve"> dependence</w:t>
        </w:r>
      </w:ins>
      <w:ins w:id="247" w:author="Laura Dee" w:date="2024-02-15T09:48:00Z">
        <w:r w:rsidR="005E37A1">
          <w:rPr>
            <w:rFonts w:ascii="Times New Roman" w:eastAsia="Calibri" w:hAnsi="Times New Roman" w:cs="Times New Roman"/>
            <w:color w:val="333333"/>
            <w:sz w:val="24"/>
            <w:szCs w:val="24"/>
            <w:shd w:val="pct15" w:color="auto" w:fill="FFFFFF"/>
          </w:rPr>
          <w:t xml:space="preserve"> </w:t>
        </w:r>
      </w:ins>
      <w:commentRangeEnd w:id="245"/>
      <w:ins w:id="248" w:author="Laura Dee" w:date="2024-02-15T09:49:00Z">
        <w:r w:rsidR="003C21E3">
          <w:rPr>
            <w:rStyle w:val="CommentReference"/>
          </w:rPr>
          <w:commentReference w:id="245"/>
        </w:r>
      </w:ins>
      <w:del w:id="249" w:author="Laura Dee" w:date="2024-02-15T09:49:00Z">
        <w:r w:rsidRPr="002C3801" w:rsidDel="003C21E3">
          <w:rPr>
            <w:rFonts w:ascii="Times New Roman" w:eastAsia="Calibri" w:hAnsi="Times New Roman" w:cs="Times New Roman"/>
            <w:color w:val="333333"/>
            <w:sz w:val="24"/>
            <w:szCs w:val="24"/>
            <w:shd w:val="pct15" w:color="auto" w:fill="FFFFFF"/>
          </w:rPr>
          <w:delText xml:space="preserve"> </w:delText>
        </w:r>
      </w:del>
      <w:commentRangeStart w:id="250"/>
      <w:r w:rsidRPr="002C3801">
        <w:rPr>
          <w:rFonts w:ascii="Times New Roman" w:eastAsia="Calibri" w:hAnsi="Times New Roman" w:cs="Times New Roman"/>
          <w:color w:val="333333"/>
          <w:sz w:val="24"/>
          <w:szCs w:val="24"/>
          <w:shd w:val="pct15" w:color="auto" w:fill="FFFFFF"/>
        </w:rPr>
        <w:t xml:space="preserve">is problematic if </w:t>
      </w:r>
      <w:commentRangeEnd w:id="250"/>
      <w:r w:rsidR="002A1507">
        <w:rPr>
          <w:rStyle w:val="CommentReference"/>
        </w:rPr>
        <w:commentReference w:id="250"/>
      </w:r>
      <w:r w:rsidRPr="002C3801">
        <w:rPr>
          <w:rFonts w:ascii="Times New Roman" w:eastAsia="Calibri" w:hAnsi="Times New Roman" w:cs="Times New Roman"/>
          <w:color w:val="333333"/>
          <w:sz w:val="24"/>
          <w:szCs w:val="24"/>
          <w:shd w:val="pct15" w:color="auto" w:fill="FFFFFF"/>
        </w:rPr>
        <w:t xml:space="preserve">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w:t>
      </w:r>
      <w:ins w:id="251" w:author="Laura Dee" w:date="2024-02-15T15:47:00Z">
        <w:r w:rsidR="00DF06FA" w:rsidRPr="002C3801">
          <w:rPr>
            <w:rFonts w:ascii="Times New Roman" w:eastAsia="Calibri" w:hAnsi="Times New Roman" w:cs="Times New Roman"/>
            <w:color w:val="333333"/>
            <w:sz w:val="24"/>
            <w:szCs w:val="24"/>
            <w:shd w:val="pct15" w:color="auto" w:fill="FFFFFF"/>
          </w:rPr>
          <w:t>design</w:t>
        </w:r>
        <w:r w:rsidR="00DF06FA" w:rsidRPr="002C3801">
          <w:rPr>
            <w:rFonts w:ascii="Times New Roman" w:eastAsia="Calibri" w:hAnsi="Times New Roman" w:cs="Times New Roman"/>
            <w:color w:val="333333"/>
            <w:sz w:val="24"/>
            <w:szCs w:val="24"/>
            <w:shd w:val="pct15" w:color="auto" w:fill="FFFFFF"/>
          </w:rPr>
          <w:t xml:space="preserve"> </w:t>
        </w:r>
      </w:ins>
      <w:r w:rsidRPr="002C3801">
        <w:rPr>
          <w:rFonts w:ascii="Times New Roman" w:eastAsia="Calibri" w:hAnsi="Times New Roman" w:cs="Times New Roman"/>
          <w:color w:val="333333"/>
          <w:sz w:val="24"/>
          <w:szCs w:val="24"/>
          <w:shd w:val="pct15" w:color="auto" w:fill="FFFFFF"/>
        </w:rPr>
        <w:t>(</w:t>
      </w:r>
      <w:proofErr w:type="gramStart"/>
      <w:r w:rsidRPr="002C3801">
        <w:rPr>
          <w:rFonts w:ascii="Times New Roman" w:eastAsia="Calibri" w:hAnsi="Times New Roman" w:cs="Times New Roman"/>
          <w:color w:val="333333"/>
          <w:sz w:val="24"/>
          <w:szCs w:val="24"/>
          <w:shd w:val="pct15" w:color="auto" w:fill="FFFFFF"/>
        </w:rPr>
        <w:t>i.e.</w:t>
      </w:r>
      <w:proofErr w:type="gramEnd"/>
      <w:r w:rsidRPr="002C3801">
        <w:rPr>
          <w:rFonts w:ascii="Times New Roman" w:eastAsia="Calibri" w:hAnsi="Times New Roman" w:cs="Times New Roman"/>
          <w:color w:val="333333"/>
          <w:sz w:val="24"/>
          <w:szCs w:val="24"/>
          <w:shd w:val="pct15" w:color="auto" w:fill="FFFFFF"/>
        </w:rPr>
        <w:t xml:space="preserve"> M</w:t>
      </w:r>
      <w:proofErr w:type="spellStart"/>
      <w:r w:rsidRPr="002C3801">
        <w:rPr>
          <w:rFonts w:ascii="Times New Roman" w:eastAsia="Calibri" w:hAnsi="Times New Roman" w:cs="Times New Roman"/>
          <w:color w:val="333333"/>
          <w:sz w:val="24"/>
          <w:szCs w:val="24"/>
          <w:shd w:val="pct15" w:color="auto" w:fill="FFFFFF"/>
        </w:rPr>
        <w:t>undlak</w:t>
      </w:r>
      <w:proofErr w:type="spellEnd"/>
      <w:r w:rsidRPr="002C3801">
        <w:rPr>
          <w:rFonts w:ascii="Times New Roman" w:eastAsia="Calibri" w:hAnsi="Times New Roman" w:cs="Times New Roman"/>
          <w:color w:val="333333"/>
          <w:sz w:val="24"/>
          <w:szCs w:val="24"/>
          <w:shd w:val="pct15" w:color="auto" w:fill="FFFFFF"/>
        </w:rPr>
        <w:t xml:space="preserve"> device)</w:t>
      </w:r>
      <w:del w:id="252" w:author="Laura Dee" w:date="2024-02-15T15:47:00Z">
        <w:r w:rsidRPr="002C3801" w:rsidDel="00DF06FA">
          <w:rPr>
            <w:rFonts w:ascii="Times New Roman" w:eastAsia="Calibri" w:hAnsi="Times New Roman" w:cs="Times New Roman"/>
            <w:color w:val="333333"/>
            <w:sz w:val="24"/>
            <w:szCs w:val="24"/>
            <w:shd w:val="pct15" w:color="auto" w:fill="FFFFFF"/>
          </w:rPr>
          <w:delText xml:space="preserve"> design</w:delText>
        </w:r>
      </w:del>
      <w:r w:rsidRPr="002C3801">
        <w:rPr>
          <w:rFonts w:ascii="Times New Roman" w:eastAsia="Calibri" w:hAnsi="Times New Roman" w:cs="Times New Roman"/>
          <w:color w:val="333333"/>
          <w:sz w:val="24"/>
          <w:szCs w:val="24"/>
          <w:shd w:val="pct15" w:color="auto" w:fill="FFFFFF"/>
        </w:rPr>
        <w:t>,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w:t>
      </w:r>
      <w:r w:rsidRPr="002C3801">
        <w:rPr>
          <w:rFonts w:ascii="Times New Roman" w:eastAsia="Calibri" w:hAnsi="Times New Roman" w:cs="Times New Roman"/>
          <w:color w:val="333333"/>
          <w:sz w:val="24"/>
          <w:szCs w:val="24"/>
          <w:shd w:val="pct15" w:color="auto" w:fill="FFFFFF"/>
        </w:rPr>
        <w:lastRenderedPageBreak/>
        <w:t>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253" w:name="_4d34og8" w:colFirst="0" w:colLast="0"/>
      <w:bookmarkEnd w:id="253"/>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5A1C1465" w14:textId="3B17C35F" w:rsidR="00A53F30" w:rsidRPr="00B1739D" w:rsidDel="00852901" w:rsidRDefault="00A53F30" w:rsidP="00A53F30">
      <w:pPr>
        <w:shd w:val="clear" w:color="auto" w:fill="FFFFFF"/>
        <w:spacing w:after="160" w:line="360" w:lineRule="auto"/>
        <w:rPr>
          <w:del w:id="254" w:author="Laura Dee" w:date="2024-02-14T15:21:00Z"/>
          <w:rFonts w:ascii="Times New Roman" w:eastAsia="Calibri" w:hAnsi="Times New Roman" w:cs="Times New Roman"/>
          <w:color w:val="333333"/>
          <w:sz w:val="24"/>
          <w:szCs w:val="24"/>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w:t>
      </w:r>
      <w:del w:id="255" w:author="Laura Dee" w:date="2024-02-15T09:50:00Z">
        <w:r w:rsidRPr="00F97EBA" w:rsidDel="0020442D">
          <w:rPr>
            <w:rFonts w:ascii="Times New Roman" w:eastAsia="Calibri" w:hAnsi="Times New Roman" w:cs="Times New Roman"/>
            <w:sz w:val="24"/>
            <w:szCs w:val="24"/>
            <w:highlight w:val="white"/>
          </w:rPr>
          <w:delText xml:space="preserve">by the following equation </w:delText>
        </w:r>
        <w:r w:rsidR="00A7772D" w:rsidRPr="00F97EBA" w:rsidDel="0020442D">
          <w:rPr>
            <w:rFonts w:ascii="Times New Roman" w:eastAsia="Calibri" w:hAnsi="Times New Roman" w:cs="Times New Roman"/>
            <w:sz w:val="24"/>
            <w:szCs w:val="24"/>
            <w:highlight w:val="white"/>
          </w:rPr>
          <w:delText xml:space="preserve">(adapted from eqn. 1) </w:delText>
        </w:r>
      </w:del>
      <w:del w:id="256" w:author="Laura Dee" w:date="2024-02-15T09:51:00Z">
        <w:r w:rsidRPr="00F97EBA" w:rsidDel="001F1FE2">
          <w:rPr>
            <w:rFonts w:ascii="Times New Roman" w:eastAsia="Calibri" w:hAnsi="Times New Roman" w:cs="Times New Roman"/>
            <w:sz w:val="24"/>
            <w:szCs w:val="24"/>
            <w:highlight w:val="white"/>
          </w:rPr>
          <w:delText>corresponding to</w:delText>
        </w:r>
      </w:del>
      <w:ins w:id="257" w:author="Laura Dee" w:date="2024-02-15T09:51:00Z">
        <w:r w:rsidR="001F1FE2">
          <w:rPr>
            <w:rFonts w:ascii="Times New Roman" w:eastAsia="Calibri" w:hAnsi="Times New Roman" w:cs="Times New Roman"/>
            <w:sz w:val="24"/>
            <w:szCs w:val="24"/>
            <w:highlight w:val="white"/>
          </w:rPr>
          <w:t>as in</w:t>
        </w:r>
      </w:ins>
      <w:r w:rsidRPr="00F97EBA">
        <w:rPr>
          <w:rFonts w:ascii="Times New Roman" w:eastAsia="Calibri" w:hAnsi="Times New Roman" w:cs="Times New Roman"/>
          <w:sz w:val="24"/>
          <w:szCs w:val="24"/>
          <w:highlight w:val="white"/>
        </w:rPr>
        <w:t xml:space="preserve"> Fig. 3</w:t>
      </w:r>
      <w:ins w:id="258" w:author="Laura Dee" w:date="2024-02-14T15:11:00Z">
        <w:r w:rsidR="00F243B1">
          <w:rPr>
            <w:rFonts w:ascii="Times New Roman" w:eastAsia="Calibri" w:hAnsi="Times New Roman" w:cs="Times New Roman"/>
            <w:sz w:val="24"/>
            <w:szCs w:val="24"/>
            <w:highlight w:val="white"/>
          </w:rPr>
          <w:t>, where snails are a function of recruitment, temperature and other driver</w:t>
        </w:r>
      </w:ins>
      <w:ins w:id="259" w:author="Laura Dee" w:date="2024-02-14T15:13:00Z">
        <w:r w:rsidR="00F243B1">
          <w:rPr>
            <w:rFonts w:ascii="Times New Roman" w:eastAsia="Calibri" w:hAnsi="Times New Roman" w:cs="Times New Roman"/>
            <w:sz w:val="24"/>
            <w:szCs w:val="24"/>
            <w:highlight w:val="white"/>
          </w:rPr>
          <w:t xml:space="preserve">s. We </w:t>
        </w:r>
      </w:ins>
      <w:ins w:id="260" w:author="Laura Dee" w:date="2024-02-14T15:15:00Z">
        <w:r w:rsidR="0004434E">
          <w:rPr>
            <w:rFonts w:ascii="Times New Roman" w:eastAsia="Calibri" w:hAnsi="Times New Roman" w:cs="Times New Roman"/>
            <w:sz w:val="24"/>
            <w:szCs w:val="24"/>
            <w:highlight w:val="white"/>
          </w:rPr>
          <w:t xml:space="preserve">simulated data where </w:t>
        </w:r>
      </w:ins>
      <w:ins w:id="261" w:author="Laura Dee" w:date="2024-02-14T15:13:00Z">
        <w:r w:rsidR="00F243B1">
          <w:rPr>
            <w:rFonts w:ascii="Times New Roman" w:eastAsia="Calibri" w:hAnsi="Times New Roman" w:cs="Times New Roman"/>
            <w:sz w:val="24"/>
            <w:szCs w:val="24"/>
            <w:highlight w:val="white"/>
          </w:rPr>
          <w:t xml:space="preserve">the effect of </w:t>
        </w:r>
      </w:ins>
      <w:commentRangeStart w:id="262"/>
      <w:del w:id="263" w:author="Laura Dee" w:date="2024-02-14T15:13:00Z">
        <w:r w:rsidRPr="00F97EBA" w:rsidDel="00F243B1">
          <w:rPr>
            <w:rFonts w:ascii="Times New Roman" w:eastAsia="Calibri" w:hAnsi="Times New Roman" w:cs="Times New Roman"/>
            <w:sz w:val="24"/>
            <w:szCs w:val="24"/>
            <w:highlight w:val="white"/>
          </w:rPr>
          <w:delText>: Snails</w:delText>
        </w:r>
        <w:r w:rsidRPr="00F97EBA" w:rsidDel="00F243B1">
          <w:rPr>
            <w:rFonts w:ascii="Times New Roman" w:eastAsia="Calibri" w:hAnsi="Times New Roman" w:cs="Times New Roman"/>
            <w:sz w:val="24"/>
            <w:szCs w:val="24"/>
            <w:highlight w:val="white"/>
            <w:vertAlign w:val="subscript"/>
          </w:rPr>
          <w:delText>it</w:delText>
        </w:r>
        <w:r w:rsidRPr="00F97EBA" w:rsidDel="00F243B1">
          <w:rPr>
            <w:rFonts w:ascii="Times New Roman" w:eastAsia="Calibri" w:hAnsi="Times New Roman" w:cs="Times New Roman"/>
            <w:sz w:val="24"/>
            <w:szCs w:val="24"/>
            <w:highlight w:val="white"/>
          </w:rPr>
          <w:delText xml:space="preserve"> = Recruitment</w:delText>
        </w:r>
        <w:r w:rsidRPr="00F97EBA" w:rsidDel="00F243B1">
          <w:rPr>
            <w:rFonts w:ascii="Times New Roman" w:eastAsia="Calibri" w:hAnsi="Times New Roman" w:cs="Times New Roman"/>
            <w:sz w:val="24"/>
            <w:szCs w:val="24"/>
            <w:highlight w:val="white"/>
            <w:vertAlign w:val="subscript"/>
          </w:rPr>
          <w:delText>it</w:delText>
        </w:r>
        <w:r w:rsidRPr="00F97EBA" w:rsidDel="00F243B1">
          <w:rPr>
            <w:rFonts w:ascii="Times New Roman" w:eastAsia="Calibri" w:hAnsi="Times New Roman" w:cs="Times New Roman"/>
            <w:sz w:val="24"/>
            <w:szCs w:val="24"/>
            <w:highlight w:val="white"/>
          </w:rPr>
          <w:delText xml:space="preserve"> + Temperature</w:delText>
        </w:r>
        <w:r w:rsidRPr="00F97EBA" w:rsidDel="00F243B1">
          <w:rPr>
            <w:rFonts w:ascii="Times New Roman" w:eastAsia="Calibri" w:hAnsi="Times New Roman" w:cs="Times New Roman"/>
            <w:sz w:val="24"/>
            <w:szCs w:val="24"/>
            <w:highlight w:val="white"/>
            <w:vertAlign w:val="subscript"/>
          </w:rPr>
          <w:delText>it</w:delText>
        </w:r>
        <w:r w:rsidRPr="00F97EBA" w:rsidDel="00F243B1">
          <w:rPr>
            <w:rFonts w:ascii="Times New Roman" w:eastAsia="Calibri" w:hAnsi="Times New Roman" w:cs="Times New Roman"/>
            <w:sz w:val="24"/>
            <w:szCs w:val="24"/>
            <w:highlight w:val="white"/>
          </w:rPr>
          <w:delText xml:space="preserve"> +  Other Drivers</w:delText>
        </w:r>
        <w:r w:rsidRPr="00F97EBA" w:rsidDel="00F243B1">
          <w:rPr>
            <w:rFonts w:ascii="Times New Roman" w:eastAsia="Calibri" w:hAnsi="Times New Roman" w:cs="Times New Roman"/>
            <w:sz w:val="24"/>
            <w:szCs w:val="24"/>
            <w:highlight w:val="white"/>
            <w:vertAlign w:val="subscript"/>
          </w:rPr>
          <w:delText>it</w:delText>
        </w:r>
        <w:r w:rsidRPr="00F97EBA" w:rsidDel="00F243B1">
          <w:rPr>
            <w:rFonts w:ascii="Times New Roman" w:eastAsia="Calibri" w:hAnsi="Times New Roman" w:cs="Times New Roman"/>
            <w:sz w:val="24"/>
            <w:szCs w:val="24"/>
            <w:highlight w:val="white"/>
          </w:rPr>
          <w:delText xml:space="preserve"> </w:delText>
        </w:r>
        <w:commentRangeEnd w:id="262"/>
        <w:r w:rsidR="00F243B1" w:rsidDel="00F243B1">
          <w:rPr>
            <w:rStyle w:val="CommentReference"/>
          </w:rPr>
          <w:commentReference w:id="262"/>
        </w:r>
        <w:r w:rsidRPr="00F97EBA" w:rsidDel="00F243B1">
          <w:rPr>
            <w:rFonts w:ascii="Times New Roman" w:eastAsia="Calibri" w:hAnsi="Times New Roman" w:cs="Times New Roman"/>
            <w:sz w:val="24"/>
            <w:szCs w:val="24"/>
            <w:highlight w:val="white"/>
          </w:rPr>
          <w:delText xml:space="preserve">with </w:delText>
        </w:r>
        <w:r w:rsidR="00F32D56" w:rsidDel="00F243B1">
          <w:rPr>
            <w:rFonts w:ascii="Times New Roman" w:eastAsia="Calibri" w:hAnsi="Times New Roman" w:cs="Times New Roman"/>
            <w:sz w:val="24"/>
            <w:szCs w:val="24"/>
            <w:highlight w:val="white"/>
          </w:rPr>
          <w:delText xml:space="preserve">the snail and </w:delText>
        </w:r>
      </w:del>
      <w:r w:rsidR="00F32D56">
        <w:rPr>
          <w:rFonts w:ascii="Times New Roman" w:eastAsia="Calibri" w:hAnsi="Times New Roman" w:cs="Times New Roman"/>
          <w:sz w:val="24"/>
          <w:szCs w:val="24"/>
          <w:highlight w:val="white"/>
        </w:rPr>
        <w:t xml:space="preserve">temperature </w:t>
      </w:r>
      <w:ins w:id="264" w:author="Laura Dee" w:date="2024-02-14T15:13:00Z">
        <w:r w:rsidR="00F243B1">
          <w:rPr>
            <w:rFonts w:ascii="Times New Roman" w:eastAsia="Calibri" w:hAnsi="Times New Roman" w:cs="Times New Roman"/>
            <w:sz w:val="24"/>
            <w:szCs w:val="24"/>
            <w:highlight w:val="white"/>
          </w:rPr>
          <w:t xml:space="preserve">on snails </w:t>
        </w:r>
      </w:ins>
      <w:ins w:id="265" w:author="Laura Dee" w:date="2024-02-14T15:16:00Z">
        <w:r w:rsidR="0004434E">
          <w:rPr>
            <w:rFonts w:ascii="Times New Roman" w:eastAsia="Calibri" w:hAnsi="Times New Roman" w:cs="Times New Roman"/>
            <w:sz w:val="24"/>
            <w:szCs w:val="24"/>
            <w:highlight w:val="white"/>
          </w:rPr>
          <w:t xml:space="preserve">is 1 </w:t>
        </w:r>
      </w:ins>
      <w:del w:id="266" w:author="Laura Dee" w:date="2024-02-14T15:16:00Z">
        <w:r w:rsidR="00F32D56" w:rsidDel="0004434E">
          <w:rPr>
            <w:rFonts w:ascii="Times New Roman" w:eastAsia="Calibri" w:hAnsi="Times New Roman" w:cs="Times New Roman"/>
            <w:sz w:val="24"/>
            <w:szCs w:val="24"/>
            <w:highlight w:val="white"/>
          </w:rPr>
          <w:delText>coefficient</w:delText>
        </w:r>
      </w:del>
      <w:del w:id="267" w:author="Laura Dee" w:date="2024-02-14T15:13:00Z">
        <w:r w:rsidR="00F32D56" w:rsidDel="00F243B1">
          <w:rPr>
            <w:rFonts w:ascii="Times New Roman" w:eastAsia="Calibri" w:hAnsi="Times New Roman" w:cs="Times New Roman"/>
            <w:sz w:val="24"/>
            <w:szCs w:val="24"/>
            <w:highlight w:val="white"/>
          </w:rPr>
          <w:delText>s</w:delText>
        </w:r>
      </w:del>
      <w:del w:id="268" w:author="Laura Dee" w:date="2024-02-14T15:16:00Z">
        <w:r w:rsidR="00F32D56" w:rsidDel="0004434E">
          <w:rPr>
            <w:rFonts w:ascii="Times New Roman" w:eastAsia="Calibri" w:hAnsi="Times New Roman" w:cs="Times New Roman"/>
            <w:sz w:val="24"/>
            <w:szCs w:val="24"/>
            <w:highlight w:val="white"/>
          </w:rPr>
          <w:delText xml:space="preserve"> </w:delText>
        </w:r>
      </w:del>
      <w:del w:id="269" w:author="Laura Dee" w:date="2024-02-14T15:13:00Z">
        <w:r w:rsidR="00F32D56" w:rsidDel="00F243B1">
          <w:rPr>
            <w:rFonts w:ascii="Times New Roman" w:eastAsia="Calibri" w:hAnsi="Times New Roman" w:cs="Times New Roman"/>
            <w:sz w:val="24"/>
            <w:szCs w:val="24"/>
            <w:highlight w:val="white"/>
          </w:rPr>
          <w:delText xml:space="preserve">each being </w:delText>
        </w:r>
      </w:del>
      <w:del w:id="270" w:author="Laura Dee" w:date="2024-02-14T15:16:00Z">
        <w:r w:rsidR="00F32D56" w:rsidDel="0004434E">
          <w:rPr>
            <w:rFonts w:ascii="Times New Roman" w:eastAsia="Calibri" w:hAnsi="Times New Roman" w:cs="Times New Roman"/>
            <w:sz w:val="24"/>
            <w:szCs w:val="24"/>
            <w:highlight w:val="white"/>
          </w:rPr>
          <w:delText xml:space="preserve">1 </w:delText>
        </w:r>
      </w:del>
      <w:commentRangeStart w:id="271"/>
      <w:r w:rsidR="00F32D56">
        <w:rPr>
          <w:rFonts w:ascii="Times New Roman" w:eastAsia="Calibri" w:hAnsi="Times New Roman" w:cs="Times New Roman"/>
          <w:sz w:val="24"/>
          <w:szCs w:val="24"/>
          <w:highlight w:val="white"/>
        </w:rPr>
        <w:t xml:space="preserve">and </w:t>
      </w:r>
      <w:r w:rsidRPr="00F97EBA">
        <w:rPr>
          <w:rFonts w:ascii="Times New Roman" w:eastAsia="Calibri" w:hAnsi="Times New Roman" w:cs="Times New Roman"/>
          <w:sz w:val="24"/>
          <w:szCs w:val="24"/>
          <w:highlight w:val="white"/>
        </w:rPr>
        <w:t xml:space="preserve">the effect of other drivers varying with a mean of 0 and standard deviation of 1. </w:t>
      </w:r>
      <w:commentRangeEnd w:id="271"/>
      <w:r w:rsidR="00F243B1">
        <w:rPr>
          <w:rStyle w:val="CommentReference"/>
        </w:rPr>
        <w:commentReference w:id="271"/>
      </w:r>
      <w:r w:rsidRPr="00F97EBA">
        <w:rPr>
          <w:rFonts w:ascii="Times New Roman" w:eastAsia="Calibri" w:hAnsi="Times New Roman" w:cs="Times New Roman"/>
          <w:sz w:val="24"/>
          <w:szCs w:val="24"/>
          <w:highlight w:val="white"/>
        </w:rPr>
        <w:t xml:space="preserve">We then simulate sampling 10 sites over 10 years. </w:t>
      </w:r>
      <w:moveToRangeStart w:id="272" w:author="Laura Dee" w:date="2024-02-14T15:19:00Z" w:name="move158816399"/>
      <w:moveTo w:id="273" w:author="Laura Dee" w:date="2024-02-14T15:19:00Z">
        <w:r w:rsidR="001349BD" w:rsidRPr="00F97EBA">
          <w:rPr>
            <w:rFonts w:ascii="Times New Roman" w:eastAsia="Calibri" w:hAnsi="Times New Roman" w:cs="Times New Roman"/>
            <w:color w:val="333333"/>
            <w:sz w:val="24"/>
            <w:szCs w:val="24"/>
            <w:highlight w:val="white"/>
          </w:rPr>
          <w:t xml:space="preserve">We provide </w:t>
        </w:r>
      </w:moveTo>
      <w:ins w:id="274" w:author="Laura Dee" w:date="2024-02-14T15:20:00Z">
        <w:r w:rsidR="002902FE">
          <w:rPr>
            <w:rFonts w:ascii="Times New Roman" w:eastAsia="Calibri" w:hAnsi="Times New Roman" w:cs="Times New Roman"/>
            <w:color w:val="333333"/>
            <w:sz w:val="24"/>
            <w:szCs w:val="24"/>
            <w:highlight w:val="white"/>
          </w:rPr>
          <w:t xml:space="preserve">the code to generate and </w:t>
        </w:r>
      </w:ins>
      <w:moveTo w:id="275" w:author="Laura Dee" w:date="2024-02-14T15:19:00Z">
        <w:r w:rsidR="001349BD" w:rsidRPr="00F97EBA">
          <w:rPr>
            <w:rFonts w:ascii="Times New Roman" w:eastAsia="Calibri" w:hAnsi="Times New Roman" w:cs="Times New Roman"/>
            <w:color w:val="333333"/>
            <w:sz w:val="24"/>
            <w:szCs w:val="24"/>
            <w:highlight w:val="white"/>
          </w:rPr>
          <w:t>results from 100 simulated data sets</w:t>
        </w:r>
      </w:moveTo>
      <w:ins w:id="276" w:author="Laura Dee" w:date="2024-02-14T15:20:00Z">
        <w:r w:rsidR="002902FE">
          <w:rPr>
            <w:rFonts w:ascii="Times New Roman" w:eastAsia="Calibri" w:hAnsi="Times New Roman" w:cs="Times New Roman"/>
            <w:color w:val="333333"/>
            <w:sz w:val="24"/>
            <w:szCs w:val="24"/>
            <w:highlight w:val="white"/>
          </w:rPr>
          <w:t xml:space="preserve"> </w:t>
        </w:r>
      </w:ins>
      <w:moveTo w:id="277" w:author="Laura Dee" w:date="2024-02-14T15:19:00Z">
        <w:del w:id="278" w:author="Laura Dee" w:date="2024-02-14T15:20:00Z">
          <w:r w:rsidR="001349BD" w:rsidRPr="00F97EBA" w:rsidDel="002902FE">
            <w:rPr>
              <w:rFonts w:ascii="Times New Roman" w:eastAsia="Calibri" w:hAnsi="Times New Roman" w:cs="Times New Roman"/>
              <w:color w:val="333333"/>
              <w:sz w:val="24"/>
              <w:szCs w:val="24"/>
              <w:highlight w:val="white"/>
            </w:rPr>
            <w:delText xml:space="preserve"> created as above. Interested users can access the code </w:delText>
          </w:r>
        </w:del>
        <w:r w:rsidR="001349BD" w:rsidRPr="00F97EBA">
          <w:rPr>
            <w:rFonts w:ascii="Times New Roman" w:eastAsia="Calibri" w:hAnsi="Times New Roman" w:cs="Times New Roman"/>
            <w:color w:val="333333"/>
            <w:sz w:val="24"/>
            <w:szCs w:val="24"/>
            <w:highlight w:val="white"/>
          </w:rPr>
          <w:t>in Appendix A</w:t>
        </w:r>
        <w:r w:rsidR="001349BD" w:rsidRPr="002C3801">
          <w:rPr>
            <w:rFonts w:ascii="Times New Roman" w:eastAsia="Calibri" w:hAnsi="Times New Roman" w:cs="Times New Roman"/>
            <w:color w:val="333333"/>
            <w:sz w:val="24"/>
            <w:szCs w:val="24"/>
            <w:highlight w:val="white"/>
          </w:rPr>
          <w:t xml:space="preserve"> </w:t>
        </w:r>
        <w:del w:id="279" w:author="Laura Dee" w:date="2024-02-14T15:20:00Z">
          <w:r w:rsidR="001349BD" w:rsidDel="002902FE">
            <w:rPr>
              <w:rFonts w:ascii="Times New Roman" w:eastAsia="Calibri" w:hAnsi="Times New Roman" w:cs="Times New Roman"/>
              <w:color w:val="333333"/>
              <w:sz w:val="24"/>
              <w:szCs w:val="24"/>
              <w:highlight w:val="white"/>
            </w:rPr>
            <w:delText>or</w:delText>
          </w:r>
        </w:del>
      </w:moveTo>
      <w:ins w:id="280" w:author="Laura Dee" w:date="2024-02-14T15:20:00Z">
        <w:r w:rsidR="002902FE">
          <w:rPr>
            <w:rFonts w:ascii="Times New Roman" w:eastAsia="Calibri" w:hAnsi="Times New Roman" w:cs="Times New Roman"/>
            <w:color w:val="333333"/>
            <w:sz w:val="24"/>
            <w:szCs w:val="24"/>
            <w:highlight w:val="white"/>
          </w:rPr>
          <w:t>and</w:t>
        </w:r>
      </w:ins>
      <w:moveTo w:id="281" w:author="Laura Dee" w:date="2024-02-14T15:19:00Z">
        <w:r w:rsidR="001349BD">
          <w:rPr>
            <w:rFonts w:ascii="Times New Roman" w:eastAsia="Calibri" w:hAnsi="Times New Roman" w:cs="Times New Roman"/>
            <w:color w:val="333333"/>
            <w:sz w:val="24"/>
            <w:szCs w:val="24"/>
            <w:highlight w:val="white"/>
          </w:rPr>
          <w:t xml:space="preserve"> </w:t>
        </w:r>
        <w:r w:rsidR="001349BD" w:rsidRPr="002C3801">
          <w:rPr>
            <w:rFonts w:ascii="Times New Roman" w:eastAsia="Calibri" w:hAnsi="Times New Roman" w:cs="Times New Roman"/>
            <w:color w:val="333333"/>
            <w:sz w:val="24"/>
            <w:szCs w:val="24"/>
            <w:highlight w:val="white"/>
          </w:rPr>
          <w:t xml:space="preserve">at https://github.com/jebyrnes/ovb_yeah_you_know_me. </w:t>
        </w:r>
      </w:moveTo>
      <w:moveToRangeEnd w:id="272"/>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 xml:space="preserve">without a random effect to demonstrate </w:t>
      </w:r>
      <w:ins w:id="282" w:author="Laura Dee" w:date="2024-02-14T15:16:00Z">
        <w:r w:rsidR="00A92732">
          <w:rPr>
            <w:rFonts w:ascii="Times New Roman" w:eastAsia="Calibri" w:hAnsi="Times New Roman" w:cs="Times New Roman"/>
            <w:color w:val="333333"/>
            <w:sz w:val="24"/>
            <w:szCs w:val="24"/>
          </w:rPr>
          <w:t xml:space="preserve">the role of </w:t>
        </w:r>
      </w:ins>
      <w:del w:id="283" w:author="Laura Dee" w:date="2024-02-14T15:16:00Z">
        <w:r w:rsidRPr="00B1739D" w:rsidDel="00A92732">
          <w:rPr>
            <w:rFonts w:ascii="Times New Roman" w:eastAsia="Calibri" w:hAnsi="Times New Roman" w:cs="Times New Roman"/>
            <w:color w:val="333333"/>
            <w:sz w:val="24"/>
            <w:szCs w:val="24"/>
          </w:rPr>
          <w:delText xml:space="preserve">what </w:delText>
        </w:r>
      </w:del>
      <w:r w:rsidRPr="00B1739D">
        <w:rPr>
          <w:rFonts w:ascii="Times New Roman" w:eastAsia="Calibri" w:hAnsi="Times New Roman" w:cs="Times New Roman"/>
          <w:color w:val="333333"/>
          <w:sz w:val="24"/>
          <w:szCs w:val="24"/>
        </w:rPr>
        <w:t xml:space="preserve">a random effect in these models </w:t>
      </w:r>
      <w:del w:id="284" w:author="Laura Dee" w:date="2024-02-14T15:17:00Z">
        <w:r w:rsidRPr="00B1739D" w:rsidDel="000E3AD3">
          <w:rPr>
            <w:rFonts w:ascii="Times New Roman" w:eastAsia="Calibri" w:hAnsi="Times New Roman" w:cs="Times New Roman"/>
            <w:color w:val="333333"/>
            <w:sz w:val="24"/>
            <w:szCs w:val="24"/>
          </w:rPr>
          <w:delText>is doing</w:delText>
        </w:r>
        <w:r w:rsidR="004E5546" w:rsidRPr="00B1739D" w:rsidDel="000E3AD3">
          <w:rPr>
            <w:rFonts w:ascii="Times New Roman" w:eastAsia="Calibri" w:hAnsi="Times New Roman" w:cs="Times New Roman"/>
            <w:color w:val="333333"/>
            <w:sz w:val="24"/>
            <w:szCs w:val="24"/>
          </w:rPr>
          <w:delText xml:space="preserve"> </w:delText>
        </w:r>
      </w:del>
      <w:r w:rsidR="004E5546" w:rsidRPr="00B1739D">
        <w:rPr>
          <w:rFonts w:ascii="Times New Roman" w:eastAsia="Calibri" w:hAnsi="Times New Roman" w:cs="Times New Roman"/>
          <w:color w:val="333333"/>
          <w:sz w:val="24"/>
          <w:szCs w:val="24"/>
        </w:rPr>
        <w:t xml:space="preserve">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p>
    <w:p w14:paraId="02473FEF" w14:textId="48BBD5DA" w:rsidR="00A53F30" w:rsidRPr="00C93C61" w:rsidRDefault="00A53F30" w:rsidP="00852901">
      <w:pPr>
        <w:shd w:val="clear" w:color="auto" w:fill="FFFFFF"/>
        <w:spacing w:after="160" w:line="360" w:lineRule="auto"/>
        <w:rPr>
          <w:rFonts w:ascii="Times New Roman" w:eastAsia="Calibri" w:hAnsi="Times New Roman" w:cs="Times New Roman"/>
          <w:color w:val="333333"/>
          <w:sz w:val="24"/>
          <w:szCs w:val="24"/>
          <w:highlight w:val="white"/>
        </w:rPr>
        <w:pPrChange w:id="285" w:author="Laura Dee" w:date="2024-02-14T15:21:00Z">
          <w:pPr>
            <w:shd w:val="clear" w:color="auto" w:fill="FFFFFF"/>
            <w:spacing w:after="160" w:line="360" w:lineRule="auto"/>
            <w:ind w:firstLine="360"/>
          </w:pPr>
        </w:pPrChange>
      </w:pPr>
      <w:moveFromRangeStart w:id="286" w:author="Laura Dee" w:date="2024-02-14T15:19:00Z" w:name="move158816399"/>
      <w:moveFrom w:id="287" w:author="Laura Dee" w:date="2024-02-14T15:19:00Z">
        <w:r w:rsidRPr="00F97EBA" w:rsidDel="001349BD">
          <w:rPr>
            <w:rFonts w:ascii="Times New Roman" w:eastAsia="Calibri" w:hAnsi="Times New Roman" w:cs="Times New Roman"/>
            <w:color w:val="333333"/>
            <w:sz w:val="24"/>
            <w:szCs w:val="24"/>
            <w:highlight w:val="white"/>
          </w:rPr>
          <w:t xml:space="preserve">We provide results from 100 simulated data sets created as above. Interested users can </w:t>
        </w:r>
        <w:r w:rsidR="00CE4CA7" w:rsidRPr="00F97EBA" w:rsidDel="001349BD">
          <w:rPr>
            <w:rFonts w:ascii="Times New Roman" w:eastAsia="Calibri" w:hAnsi="Times New Roman" w:cs="Times New Roman"/>
            <w:color w:val="333333"/>
            <w:sz w:val="24"/>
            <w:szCs w:val="24"/>
            <w:highlight w:val="white"/>
          </w:rPr>
          <w:t>access the</w:t>
        </w:r>
        <w:r w:rsidRPr="00F97EBA" w:rsidDel="001349BD">
          <w:rPr>
            <w:rFonts w:ascii="Times New Roman" w:eastAsia="Calibri" w:hAnsi="Times New Roman" w:cs="Times New Roman"/>
            <w:color w:val="333333"/>
            <w:sz w:val="24"/>
            <w:szCs w:val="24"/>
            <w:highlight w:val="white"/>
          </w:rPr>
          <w:t xml:space="preserve"> code in Appendix A</w:t>
        </w:r>
        <w:r w:rsidRPr="002C3801" w:rsidDel="001349BD">
          <w:rPr>
            <w:rFonts w:ascii="Times New Roman" w:eastAsia="Calibri" w:hAnsi="Times New Roman" w:cs="Times New Roman"/>
            <w:color w:val="333333"/>
            <w:sz w:val="24"/>
            <w:szCs w:val="24"/>
            <w:highlight w:val="white"/>
          </w:rPr>
          <w:t xml:space="preserve"> </w:t>
        </w:r>
        <w:r w:rsidR="00CE4CA7" w:rsidDel="001349BD">
          <w:rPr>
            <w:rFonts w:ascii="Times New Roman" w:eastAsia="Calibri" w:hAnsi="Times New Roman" w:cs="Times New Roman"/>
            <w:color w:val="333333"/>
            <w:sz w:val="24"/>
            <w:szCs w:val="24"/>
            <w:highlight w:val="white"/>
          </w:rPr>
          <w:t xml:space="preserve">or </w:t>
        </w:r>
        <w:r w:rsidRPr="002C3801" w:rsidDel="001349BD">
          <w:rPr>
            <w:rFonts w:ascii="Times New Roman" w:eastAsia="Calibri" w:hAnsi="Times New Roman" w:cs="Times New Roman"/>
            <w:color w:val="333333"/>
            <w:sz w:val="24"/>
            <w:szCs w:val="24"/>
            <w:highlight w:val="white"/>
          </w:rPr>
          <w:t xml:space="preserve">at https://github.com/jebyrnes/ovb_yeah_you_know_me. </w:t>
        </w:r>
      </w:moveFrom>
      <w:moveFromRangeEnd w:id="286"/>
      <w:r w:rsidR="00CE4CA7">
        <w:rPr>
          <w:rFonts w:ascii="Times New Roman" w:eastAsia="Calibri" w:hAnsi="Times New Roman" w:cs="Times New Roman"/>
          <w:color w:val="333333"/>
          <w:sz w:val="24"/>
          <w:szCs w:val="24"/>
          <w:highlight w:val="white"/>
        </w:rPr>
        <w:t xml:space="preserve">Appendix B 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lastRenderedPageBreak/>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502525BD" w14:textId="0C0232E4" w:rsidR="00EF2AE6" w:rsidRDefault="00037819" w:rsidP="00EF2AE6">
      <w:pPr>
        <w:shd w:val="clear" w:color="auto" w:fill="FFFFFF"/>
        <w:spacing w:after="160" w:line="360" w:lineRule="auto"/>
        <w:rPr>
          <w:rFonts w:ascii="Times New Roman" w:eastAsia="Calibri" w:hAnsi="Times New Roman" w:cs="Times New Roman"/>
          <w:color w:val="333333"/>
          <w:sz w:val="24"/>
          <w:szCs w:val="24"/>
          <w:highlight w:val="yellow"/>
        </w:rPr>
      </w:pPr>
      <w:r w:rsidRPr="00FD4E69">
        <w:rPr>
          <w:rFonts w:ascii="Times New Roman" w:eastAsia="Calibri" w:hAnsi="Times New Roman" w:cs="Times New Roman"/>
          <w:color w:val="333333"/>
          <w:sz w:val="24"/>
          <w:szCs w:val="24"/>
          <w:highlight w:val="white"/>
        </w:rPr>
        <w:t xml:space="preserve">Broadly, our simulations show that </w:t>
      </w:r>
      <w:del w:id="288" w:author="Laura Dee" w:date="2024-02-14T15:27:00Z">
        <w:r w:rsidRPr="00FD4E69" w:rsidDel="00860299">
          <w:rPr>
            <w:rFonts w:ascii="Times New Roman" w:eastAsia="Calibri" w:hAnsi="Times New Roman" w:cs="Times New Roman"/>
            <w:color w:val="333333"/>
            <w:sz w:val="24"/>
            <w:szCs w:val="24"/>
            <w:highlight w:val="white"/>
          </w:rPr>
          <w:delText>the point estimate</w:delText>
        </w:r>
        <w:r w:rsidR="007C07B1" w:rsidRPr="00FD4E69" w:rsidDel="00860299">
          <w:rPr>
            <w:rFonts w:ascii="Times New Roman" w:eastAsia="Calibri" w:hAnsi="Times New Roman" w:cs="Times New Roman"/>
            <w:color w:val="333333"/>
            <w:sz w:val="24"/>
            <w:szCs w:val="24"/>
            <w:highlight w:val="white"/>
          </w:rPr>
          <w:delText xml:space="preserve">s </w:delText>
        </w:r>
        <w:r w:rsidR="00797F14" w:rsidRPr="00FD4E69" w:rsidDel="00860299">
          <w:rPr>
            <w:rFonts w:ascii="Times New Roman" w:eastAsia="Calibri" w:hAnsi="Times New Roman" w:cs="Times New Roman"/>
            <w:color w:val="333333"/>
            <w:sz w:val="24"/>
            <w:szCs w:val="24"/>
            <w:highlight w:val="white"/>
          </w:rPr>
          <w:delText>fro</w:delText>
        </w:r>
        <w:r w:rsidR="0053255C" w:rsidRPr="00FD4E69" w:rsidDel="00860299">
          <w:rPr>
            <w:rFonts w:ascii="Times New Roman" w:eastAsia="Calibri" w:hAnsi="Times New Roman" w:cs="Times New Roman"/>
            <w:color w:val="333333"/>
            <w:sz w:val="24"/>
            <w:szCs w:val="24"/>
            <w:highlight w:val="white"/>
          </w:rPr>
          <w:delText>m</w:delText>
        </w:r>
        <w:r w:rsidR="00797F14" w:rsidRPr="00FD4E69" w:rsidDel="00860299">
          <w:rPr>
            <w:rFonts w:ascii="Times New Roman" w:eastAsia="Calibri" w:hAnsi="Times New Roman" w:cs="Times New Roman"/>
            <w:color w:val="333333"/>
            <w:sz w:val="24"/>
            <w:szCs w:val="24"/>
            <w:highlight w:val="white"/>
          </w:rPr>
          <w:delText xml:space="preserve"> </w:delText>
        </w:r>
      </w:del>
      <w:r w:rsidR="00797F14" w:rsidRPr="00FD4E69">
        <w:rPr>
          <w:rFonts w:ascii="Times New Roman" w:eastAsia="Calibri" w:hAnsi="Times New Roman" w:cs="Times New Roman"/>
          <w:color w:val="333333"/>
          <w:sz w:val="24"/>
          <w:szCs w:val="24"/>
          <w:highlight w:val="white"/>
        </w:rPr>
        <w:t>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w:t>
      </w:r>
      <w:ins w:id="289" w:author="Laura Dee" w:date="2024-02-15T08:06:00Z">
        <w:r w:rsidR="0064729F" w:rsidRPr="002C3801">
          <w:rPr>
            <w:rFonts w:ascii="Times New Roman" w:eastAsia="Calibri" w:hAnsi="Times New Roman" w:cs="Times New Roman"/>
            <w:sz w:val="24"/>
            <w:szCs w:val="24"/>
          </w:rPr>
          <w:t>–</w:t>
        </w:r>
      </w:ins>
      <w:del w:id="290" w:author="Laura Dee" w:date="2024-02-15T08:06:00Z">
        <w:r w:rsidRPr="00FD4E69" w:rsidDel="0064729F">
          <w:rPr>
            <w:rFonts w:ascii="Times New Roman" w:eastAsia="Calibri" w:hAnsi="Times New Roman" w:cs="Times New Roman"/>
            <w:color w:val="333333"/>
            <w:sz w:val="24"/>
            <w:szCs w:val="24"/>
            <w:highlight w:val="white"/>
          </w:rPr>
          <w:delText>-</w:delText>
        </w:r>
      </w:del>
      <w:r w:rsidRPr="00FD4E69">
        <w:rPr>
          <w:rFonts w:ascii="Times New Roman" w:eastAsia="Calibri" w:hAnsi="Times New Roman" w:cs="Times New Roman"/>
          <w:color w:val="333333"/>
          <w:sz w:val="24"/>
          <w:szCs w:val="24"/>
          <w:highlight w:val="white"/>
        </w:rPr>
        <w:t xml:space="preserve">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ins w:id="291" w:author="Laura Dee" w:date="2024-02-15T08:06:00Z">
        <w:r w:rsidR="0064729F" w:rsidRPr="002C3801">
          <w:rPr>
            <w:rFonts w:ascii="Times New Roman" w:eastAsia="Calibri" w:hAnsi="Times New Roman" w:cs="Times New Roman"/>
            <w:sz w:val="24"/>
            <w:szCs w:val="24"/>
          </w:rPr>
          <w:t>–</w:t>
        </w:r>
      </w:ins>
      <w:del w:id="292" w:author="Laura Dee" w:date="2024-02-15T08:06:00Z">
        <w:r w:rsidRPr="00FD4E69" w:rsidDel="0064729F">
          <w:rPr>
            <w:rFonts w:ascii="Times New Roman" w:eastAsia="Calibri" w:hAnsi="Times New Roman" w:cs="Times New Roman"/>
            <w:color w:val="333333"/>
            <w:sz w:val="24"/>
            <w:szCs w:val="24"/>
            <w:highlight w:val="white"/>
          </w:rPr>
          <w:delText>-</w:delText>
        </w:r>
      </w:del>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in these simulations</w:t>
      </w:r>
      <w:ins w:id="293" w:author="Laura Dee" w:date="2024-02-14T15:27:00Z">
        <w:r w:rsidR="00860299">
          <w:rPr>
            <w:rFonts w:ascii="Times New Roman" w:eastAsia="Calibri" w:hAnsi="Times New Roman" w:cs="Times New Roman"/>
            <w:color w:val="333333"/>
            <w:sz w:val="24"/>
            <w:szCs w:val="24"/>
            <w:highlight w:val="white"/>
          </w:rPr>
          <w:t>.</w:t>
        </w:r>
      </w:ins>
      <w:del w:id="294" w:author="Laura Dee" w:date="2024-02-14T15:27:00Z">
        <w:r w:rsidRPr="00FD4E69" w:rsidDel="00860299">
          <w:rPr>
            <w:rFonts w:ascii="Times New Roman" w:eastAsia="Calibri" w:hAnsi="Times New Roman" w:cs="Times New Roman"/>
            <w:color w:val="333333"/>
            <w:sz w:val="24"/>
            <w:szCs w:val="24"/>
            <w:highlight w:val="white"/>
          </w:rPr>
          <w:delText xml:space="preserve"> </w:delText>
        </w:r>
        <w:r w:rsidR="00A67A1D" w:rsidRPr="00FD4E69" w:rsidDel="00860299">
          <w:rPr>
            <w:rFonts w:ascii="Times New Roman" w:eastAsia="Calibri" w:hAnsi="Times New Roman" w:cs="Times New Roman"/>
            <w:color w:val="333333"/>
            <w:sz w:val="24"/>
            <w:szCs w:val="24"/>
            <w:highlight w:val="white"/>
          </w:rPr>
          <w:delText>and</w:delText>
        </w:r>
      </w:del>
      <w:r w:rsidR="00A67A1D" w:rsidRPr="00FD4E69">
        <w:rPr>
          <w:rFonts w:ascii="Times New Roman" w:eastAsia="Calibri" w:hAnsi="Times New Roman" w:cs="Times New Roman"/>
          <w:color w:val="333333"/>
          <w:sz w:val="24"/>
          <w:szCs w:val="24"/>
          <w:highlight w:val="white"/>
        </w:rPr>
        <w:t xml:space="preserve"> </w:t>
      </w:r>
      <w:ins w:id="295" w:author="Laura Dee" w:date="2024-02-14T15:27:00Z">
        <w:r w:rsidR="00860299">
          <w:rPr>
            <w:rFonts w:ascii="Times New Roman" w:eastAsia="Calibri" w:hAnsi="Times New Roman" w:cs="Times New Roman"/>
            <w:color w:val="333333"/>
            <w:sz w:val="24"/>
            <w:szCs w:val="24"/>
            <w:highlight w:val="white"/>
          </w:rPr>
          <w:t>T</w:t>
        </w:r>
        <w:r w:rsidR="00860299" w:rsidRPr="00FD4E69">
          <w:rPr>
            <w:rFonts w:ascii="Times New Roman" w:eastAsia="Calibri" w:hAnsi="Times New Roman" w:cs="Times New Roman"/>
            <w:color w:val="333333"/>
            <w:sz w:val="24"/>
            <w:szCs w:val="24"/>
            <w:highlight w:val="white"/>
          </w:rPr>
          <w:t xml:space="preserve">he point estimates from </w:t>
        </w:r>
        <w:r w:rsidR="00860299">
          <w:rPr>
            <w:rFonts w:ascii="Times New Roman" w:eastAsia="Calibri" w:hAnsi="Times New Roman" w:cs="Times New Roman"/>
            <w:color w:val="333333"/>
            <w:sz w:val="24"/>
            <w:szCs w:val="24"/>
            <w:highlight w:val="white"/>
          </w:rPr>
          <w:t xml:space="preserve">RE model are </w:t>
        </w:r>
      </w:ins>
      <w:r w:rsidR="00A67A1D" w:rsidRPr="00FD4E69">
        <w:rPr>
          <w:rFonts w:ascii="Times New Roman" w:eastAsia="Calibri" w:hAnsi="Times New Roman" w:cs="Times New Roman"/>
          <w:color w:val="333333"/>
          <w:sz w:val="24"/>
          <w:szCs w:val="24"/>
          <w:highlight w:val="white"/>
        </w:rPr>
        <w:t>well-below</w:t>
      </w:r>
      <w:r w:rsidRPr="00FD4E69">
        <w:rPr>
          <w:rFonts w:ascii="Times New Roman" w:eastAsia="Calibri" w:hAnsi="Times New Roman" w:cs="Times New Roman"/>
          <w:color w:val="333333"/>
          <w:sz w:val="24"/>
          <w:szCs w:val="24"/>
          <w:highlight w:val="white"/>
        </w:rPr>
        <w:t xml:space="preserve"> </w:t>
      </w:r>
      <w:r w:rsidR="00485392" w:rsidRPr="00FD4E69">
        <w:rPr>
          <w:rFonts w:ascii="Times New Roman" w:eastAsia="Calibri" w:hAnsi="Times New Roman" w:cs="Times New Roman"/>
          <w:color w:val="333333"/>
          <w:sz w:val="24"/>
          <w:szCs w:val="24"/>
          <w:highlight w:val="white"/>
        </w:rPr>
        <w:t xml:space="preserve">the </w:t>
      </w:r>
      <w:r w:rsidRPr="00FD4E69">
        <w:rPr>
          <w:rFonts w:ascii="Times New Roman" w:eastAsia="Calibri" w:hAnsi="Times New Roman" w:cs="Times New Roman"/>
          <w:color w:val="333333"/>
          <w:sz w:val="24"/>
          <w:szCs w:val="24"/>
          <w:highlight w:val="white"/>
        </w:rPr>
        <w:t>estimat</w:t>
      </w:r>
      <w:r w:rsidR="00A67A1D" w:rsidRPr="00FD4E69">
        <w:rPr>
          <w:rFonts w:ascii="Times New Roman" w:eastAsia="Calibri" w:hAnsi="Times New Roman" w:cs="Times New Roman"/>
          <w:color w:val="333333"/>
          <w:sz w:val="24"/>
          <w:szCs w:val="24"/>
          <w:highlight w:val="white"/>
        </w:rPr>
        <w:t xml:space="preserve">es from </w:t>
      </w:r>
      <w:r w:rsidR="00D17BB0">
        <w:rPr>
          <w:rFonts w:ascii="Times New Roman" w:eastAsia="Calibri" w:hAnsi="Times New Roman" w:cs="Times New Roman"/>
          <w:color w:val="333333"/>
          <w:sz w:val="24"/>
          <w:szCs w:val="24"/>
          <w:highlight w:val="white"/>
        </w:rPr>
        <w:t xml:space="preserve">both </w:t>
      </w:r>
      <w:r w:rsidR="00A67A1D" w:rsidRPr="00FD4E69">
        <w:rPr>
          <w:rFonts w:ascii="Times New Roman" w:eastAsia="Calibri" w:hAnsi="Times New Roman" w:cs="Times New Roman"/>
          <w:color w:val="333333"/>
          <w:sz w:val="24"/>
          <w:szCs w:val="24"/>
          <w:highlight w:val="white"/>
        </w:rPr>
        <w:t>the other designs</w:t>
      </w:r>
      <w:r w:rsidR="00485392" w:rsidRPr="00FD4E69">
        <w:rPr>
          <w:rFonts w:ascii="Times New Roman" w:eastAsia="Calibri" w:hAnsi="Times New Roman" w:cs="Times New Roman"/>
          <w:color w:val="333333"/>
          <w:sz w:val="24"/>
          <w:szCs w:val="24"/>
          <w:highlight w:val="white"/>
        </w:rPr>
        <w:t xml:space="preserve"> and </w:t>
      </w:r>
      <w:r w:rsidR="00D17BB0">
        <w:rPr>
          <w:rFonts w:ascii="Times New Roman" w:eastAsia="Calibri" w:hAnsi="Times New Roman" w:cs="Times New Roman"/>
          <w:color w:val="333333"/>
          <w:sz w:val="24"/>
          <w:szCs w:val="24"/>
          <w:highlight w:val="white"/>
        </w:rPr>
        <w:t xml:space="preserve">the </w:t>
      </w:r>
      <w:r w:rsidR="00485392" w:rsidRPr="00FD4E69">
        <w:rPr>
          <w:rFonts w:ascii="Times New Roman" w:eastAsia="Calibri" w:hAnsi="Times New Roman" w:cs="Times New Roman"/>
          <w:color w:val="333333"/>
          <w:sz w:val="24"/>
          <w:szCs w:val="24"/>
          <w:highlight w:val="white"/>
        </w:rPr>
        <w:t>true effect size</w:t>
      </w:r>
      <w:r w:rsidRPr="00FD4E69">
        <w:rPr>
          <w:rFonts w:ascii="Times New Roman" w:eastAsia="Calibri" w:hAnsi="Times New Roman" w:cs="Times New Roman"/>
          <w:color w:val="333333"/>
          <w:sz w:val="24"/>
          <w:szCs w:val="24"/>
          <w:highlight w:val="white"/>
        </w:rPr>
        <w:t xml:space="preserve"> (Fig. 8, Table 1). Further, not on</w:t>
      </w:r>
      <w:r w:rsidRPr="00FD4E69">
        <w:rPr>
          <w:rFonts w:ascii="Times New Roman" w:eastAsia="Calibri" w:hAnsi="Times New Roman" w:cs="Times New Roman"/>
          <w:color w:val="333333"/>
          <w:sz w:val="24"/>
          <w:szCs w:val="24"/>
        </w:rPr>
        <w:t xml:space="preserve">ly is the estimated coefficient of the RE model always biased compared to other estimators in our simulations, </w:t>
      </w:r>
      <w:r w:rsidRPr="00FD4E69">
        <w:rPr>
          <w:rFonts w:ascii="Times New Roman" w:eastAsia="Calibri" w:hAnsi="Times New Roman" w:cs="Times New Roman"/>
          <w:color w:val="333333"/>
          <w:sz w:val="24"/>
          <w:szCs w:val="24"/>
          <w:highlight w:val="white"/>
        </w:rPr>
        <w:t xml:space="preserve">it </w:t>
      </w:r>
      <w:r w:rsidR="008731C7" w:rsidRPr="00FD4E69">
        <w:rPr>
          <w:rFonts w:ascii="Times New Roman" w:eastAsia="Calibri" w:hAnsi="Times New Roman" w:cs="Times New Roman"/>
          <w:color w:val="333333"/>
          <w:sz w:val="24"/>
          <w:szCs w:val="24"/>
          <w:highlight w:val="white"/>
        </w:rPr>
        <w:t xml:space="preserve">is </w:t>
      </w:r>
      <w:r w:rsidRPr="00FD4E69">
        <w:rPr>
          <w:rFonts w:ascii="Times New Roman" w:eastAsia="Calibri" w:hAnsi="Times New Roman" w:cs="Times New Roman"/>
          <w:color w:val="333333"/>
          <w:sz w:val="24"/>
          <w:szCs w:val="24"/>
          <w:highlight w:val="white"/>
        </w:rPr>
        <w:t xml:space="preserve">more often within 2SE of 0 </w:t>
      </w:r>
      <w:r w:rsidR="00206819">
        <w:rPr>
          <w:rFonts w:ascii="Times New Roman" w:eastAsia="Calibri" w:hAnsi="Times New Roman" w:cs="Times New Roman"/>
          <w:i/>
          <w:iCs/>
          <w:color w:val="333333"/>
          <w:sz w:val="24"/>
          <w:szCs w:val="24"/>
        </w:rPr>
        <w:t xml:space="preserve">(i.e., would fail to reject a null hypothesis) </w:t>
      </w:r>
      <w:ins w:id="296" w:author="Laura Dee" w:date="2024-02-14T15:27:00Z">
        <w:r w:rsidR="00262E0A" w:rsidRPr="00262E0A">
          <w:rPr>
            <w:rFonts w:ascii="Times New Roman" w:eastAsia="Calibri" w:hAnsi="Times New Roman" w:cs="Times New Roman"/>
            <w:color w:val="333333"/>
            <w:sz w:val="24"/>
            <w:szCs w:val="24"/>
            <w:rPrChange w:id="297" w:author="Laura Dee" w:date="2024-02-14T15:28:00Z">
              <w:rPr>
                <w:rFonts w:ascii="Times New Roman" w:eastAsia="Calibri" w:hAnsi="Times New Roman" w:cs="Times New Roman"/>
                <w:i/>
                <w:iCs/>
                <w:color w:val="333333"/>
                <w:sz w:val="24"/>
                <w:szCs w:val="24"/>
              </w:rPr>
            </w:rPrChange>
          </w:rPr>
          <w:t xml:space="preserve">in </w:t>
        </w:r>
        <w:r w:rsidR="00262E0A" w:rsidRPr="00262E0A">
          <w:rPr>
            <w:rFonts w:ascii="Times New Roman" w:eastAsia="Calibri" w:hAnsi="Times New Roman" w:cs="Times New Roman"/>
            <w:color w:val="333333"/>
            <w:sz w:val="24"/>
            <w:szCs w:val="24"/>
            <w:rPrChange w:id="298" w:author="Laura Dee" w:date="2024-02-14T15:27:00Z">
              <w:rPr>
                <w:rFonts w:ascii="Times New Roman" w:eastAsia="Calibri" w:hAnsi="Times New Roman" w:cs="Times New Roman"/>
                <w:i/>
                <w:iCs/>
                <w:color w:val="333333"/>
                <w:sz w:val="24"/>
                <w:szCs w:val="24"/>
              </w:rPr>
            </w:rPrChange>
          </w:rPr>
          <w:t>comparison to</w:t>
        </w:r>
      </w:ins>
      <w:del w:id="299" w:author="Laura Dee" w:date="2024-02-14T15:27:00Z">
        <w:r w:rsidRPr="00262E0A" w:rsidDel="00262E0A">
          <w:rPr>
            <w:rFonts w:ascii="Times New Roman" w:eastAsia="Calibri" w:hAnsi="Times New Roman" w:cs="Times New Roman"/>
            <w:color w:val="333333"/>
            <w:sz w:val="24"/>
            <w:szCs w:val="24"/>
            <w:highlight w:val="white"/>
          </w:rPr>
          <w:delText>than</w:delText>
        </w:r>
      </w:del>
      <w:r w:rsidRPr="00FD4E69">
        <w:rPr>
          <w:rFonts w:ascii="Times New Roman" w:eastAsia="Calibri" w:hAnsi="Times New Roman" w:cs="Times New Roman"/>
          <w:color w:val="333333"/>
          <w:sz w:val="24"/>
          <w:szCs w:val="24"/>
          <w:highlight w:val="white"/>
        </w:rPr>
        <w:t xml:space="preserve"> all other model</w:t>
      </w:r>
      <w:r w:rsidR="00206819">
        <w:rPr>
          <w:rFonts w:ascii="Times New Roman" w:eastAsia="Calibri" w:hAnsi="Times New Roman" w:cs="Times New Roman"/>
          <w:i/>
          <w:iCs/>
          <w:color w:val="333333"/>
          <w:sz w:val="24"/>
          <w:szCs w:val="24"/>
          <w:highlight w:val="white"/>
        </w:rPr>
        <w:t xml:space="preserve"> designs</w:t>
      </w:r>
      <w:r w:rsidRPr="00FD4E69">
        <w:rPr>
          <w:rFonts w:ascii="Times New Roman" w:eastAsia="Calibri" w:hAnsi="Times New Roman" w:cs="Times New Roman"/>
          <w:color w:val="333333"/>
          <w:sz w:val="24"/>
          <w:szCs w:val="24"/>
          <w:highlight w:val="white"/>
        </w:rPr>
        <w:t xml:space="preserve">. </w:t>
      </w:r>
      <w:r w:rsidR="00206819">
        <w:rPr>
          <w:rFonts w:ascii="Times New Roman" w:eastAsia="Calibri" w:hAnsi="Times New Roman" w:cs="Times New Roman"/>
          <w:i/>
          <w:iCs/>
          <w:color w:val="333333"/>
          <w:sz w:val="24"/>
          <w:szCs w:val="24"/>
          <w:highlight w:val="white"/>
        </w:rPr>
        <w:t>More worryingly, i</w:t>
      </w:r>
      <w:r w:rsidR="00C72CAB" w:rsidRPr="00FD4E69">
        <w:rPr>
          <w:rFonts w:ascii="Times New Roman" w:eastAsia="Calibri" w:hAnsi="Times New Roman" w:cs="Times New Roman"/>
          <w:color w:val="333333"/>
          <w:sz w:val="24"/>
          <w:szCs w:val="24"/>
          <w:highlight w:val="white"/>
        </w:rPr>
        <w:t xml:space="preserve">n </w:t>
      </w:r>
      <w:r w:rsidR="00206819">
        <w:rPr>
          <w:rFonts w:ascii="Times New Roman" w:eastAsia="Calibri" w:hAnsi="Times New Roman" w:cs="Times New Roman"/>
          <w:i/>
          <w:iCs/>
          <w:color w:val="333333"/>
          <w:sz w:val="24"/>
          <w:szCs w:val="24"/>
          <w:highlight w:val="white"/>
        </w:rPr>
        <w:t>the majority (54%) of</w:t>
      </w:r>
      <w:r w:rsidR="00C72CAB" w:rsidRPr="00FD4E69">
        <w:rPr>
          <w:rFonts w:ascii="Times New Roman" w:eastAsia="Calibri" w:hAnsi="Times New Roman" w:cs="Times New Roman"/>
          <w:color w:val="333333"/>
          <w:sz w:val="24"/>
          <w:szCs w:val="24"/>
          <w:highlight w:val="white"/>
        </w:rPr>
        <w:t xml:space="preserve"> simulations, the </w:t>
      </w:r>
      <w:r w:rsidRPr="00FD4E69">
        <w:rPr>
          <w:rFonts w:ascii="Times New Roman" w:eastAsia="Calibri" w:hAnsi="Times New Roman" w:cs="Times New Roman"/>
          <w:color w:val="333333"/>
          <w:sz w:val="24"/>
          <w:szCs w:val="24"/>
          <w:highlight w:val="white"/>
        </w:rPr>
        <w:t>95% confidence interval</w:t>
      </w:r>
      <w:r w:rsidR="00C72CAB" w:rsidRPr="00FD4E69">
        <w:rPr>
          <w:rFonts w:ascii="Times New Roman" w:eastAsia="Calibri" w:hAnsi="Times New Roman" w:cs="Times New Roman"/>
          <w:color w:val="333333"/>
          <w:sz w:val="24"/>
          <w:szCs w:val="24"/>
          <w:highlight w:val="white"/>
        </w:rPr>
        <w:t xml:space="preserve">s of the RE model </w:t>
      </w:r>
      <w:r w:rsidRPr="00FD4E69">
        <w:rPr>
          <w:rFonts w:ascii="Times New Roman" w:eastAsia="Calibri" w:hAnsi="Times New Roman" w:cs="Times New Roman"/>
          <w:color w:val="333333"/>
          <w:sz w:val="24"/>
          <w:szCs w:val="24"/>
          <w:highlight w:val="white"/>
        </w:rPr>
        <w:t xml:space="preserve">do not contain the true </w:t>
      </w:r>
      <w:r w:rsidR="00206819">
        <w:rPr>
          <w:rFonts w:ascii="Times New Roman" w:eastAsia="Calibri" w:hAnsi="Times New Roman" w:cs="Times New Roman"/>
          <w:i/>
          <w:iCs/>
          <w:color w:val="333333"/>
          <w:sz w:val="24"/>
          <w:szCs w:val="24"/>
          <w:highlight w:val="white"/>
        </w:rPr>
        <w:t>slope,1,</w:t>
      </w:r>
      <w:r w:rsidRPr="00FD4E69">
        <w:rPr>
          <w:rFonts w:ascii="Times New Roman" w:eastAsia="Calibri" w:hAnsi="Times New Roman" w:cs="Times New Roman"/>
          <w:color w:val="333333"/>
          <w:sz w:val="24"/>
          <w:szCs w:val="24"/>
          <w:highlight w:val="white"/>
        </w:rPr>
        <w:t xml:space="preserve"> of the temperature effect (Table </w:t>
      </w:r>
      <w:r w:rsidR="00D9492C" w:rsidRPr="00FD4E69">
        <w:rPr>
          <w:rFonts w:ascii="Times New Roman" w:eastAsia="Calibri" w:hAnsi="Times New Roman" w:cs="Times New Roman"/>
          <w:color w:val="333333"/>
          <w:sz w:val="24"/>
          <w:szCs w:val="24"/>
          <w:highlight w:val="white"/>
        </w:rPr>
        <w:t>1</w:t>
      </w:r>
      <w:r w:rsidRPr="00FD4E69">
        <w:rPr>
          <w:rFonts w:ascii="Times New Roman" w:eastAsia="Calibri" w:hAnsi="Times New Roman" w:cs="Times New Roman"/>
          <w:color w:val="333333"/>
          <w:sz w:val="24"/>
          <w:szCs w:val="24"/>
          <w:highlight w:val="white"/>
        </w:rPr>
        <w:t xml:space="preserve">). </w:t>
      </w:r>
      <w:r w:rsidR="00EF2AE6" w:rsidRPr="00EF2AE6">
        <w:rPr>
          <w:rFonts w:ascii="Times New Roman" w:eastAsia="Calibri" w:hAnsi="Times New Roman" w:cs="Times New Roman"/>
          <w:color w:val="333333"/>
          <w:sz w:val="24"/>
          <w:szCs w:val="24"/>
        </w:rPr>
        <w:t xml:space="preserve">Other than the naïve and random effects model, the other designs show </w:t>
      </w:r>
      <w:r w:rsidR="002C4032" w:rsidRPr="00EF2AE6">
        <w:rPr>
          <w:rFonts w:ascii="Times New Roman" w:eastAsia="Calibri" w:hAnsi="Times New Roman" w:cs="Times New Roman"/>
          <w:color w:val="333333"/>
          <w:sz w:val="24"/>
          <w:szCs w:val="24"/>
        </w:rPr>
        <w:t>similar</w:t>
      </w:r>
      <w:r w:rsidR="00EF2AE6" w:rsidRPr="00EF2AE6">
        <w:rPr>
          <w:rFonts w:ascii="Times New Roman" w:eastAsia="Calibri" w:hAnsi="Times New Roman" w:cs="Times New Roman"/>
          <w:color w:val="333333"/>
          <w:sz w:val="24"/>
          <w:szCs w:val="24"/>
        </w:rPr>
        <w:t xml:space="preserve"> estimates with balanced data (in Table 1). </w:t>
      </w:r>
      <w:del w:id="300" w:author="Laura Dee" w:date="2024-02-14T15:29:00Z">
        <w:r w:rsidR="00EF2AE6" w:rsidRPr="00EF2AE6" w:rsidDel="00FC20E4">
          <w:rPr>
            <w:rFonts w:ascii="Times New Roman" w:eastAsia="Calibri" w:hAnsi="Times New Roman" w:cs="Times New Roman"/>
            <w:color w:val="333333"/>
            <w:sz w:val="24"/>
            <w:szCs w:val="24"/>
          </w:rPr>
          <w:delText>Curiously, the</w:delText>
        </w:r>
      </w:del>
      <w:ins w:id="301" w:author="Laura Dee" w:date="2024-02-14T15:29:00Z">
        <w:r w:rsidR="00FC20E4">
          <w:rPr>
            <w:rFonts w:ascii="Times New Roman" w:eastAsia="Calibri" w:hAnsi="Times New Roman" w:cs="Times New Roman"/>
            <w:color w:val="333333"/>
            <w:sz w:val="24"/>
            <w:szCs w:val="24"/>
          </w:rPr>
          <w:t>The</w:t>
        </w:r>
      </w:ins>
      <w:r w:rsidR="00EF2AE6" w:rsidRPr="00EF2AE6">
        <w:rPr>
          <w:rFonts w:ascii="Times New Roman" w:eastAsia="Calibri" w:hAnsi="Times New Roman" w:cs="Times New Roman"/>
          <w:color w:val="333333"/>
          <w:sz w:val="24"/>
          <w:szCs w:val="24"/>
        </w:rPr>
        <w:t xml:space="preserve"> first differences model underperforms with respect to its CI not containing the true parameter value relative to other designs, but it is not even close to the random effects or naïve model design. </w:t>
      </w:r>
      <w:ins w:id="302" w:author="Laura Dee" w:date="2024-02-14T15:28:00Z">
        <w:r w:rsidR="00DB34E7">
          <w:rPr>
            <w:rFonts w:ascii="Times New Roman" w:eastAsia="Calibri" w:hAnsi="Times New Roman" w:cs="Times New Roman"/>
            <w:color w:val="333333"/>
            <w:sz w:val="24"/>
            <w:szCs w:val="24"/>
          </w:rPr>
          <w:t xml:space="preserve">However, the relative performance of </w:t>
        </w:r>
        <w:r w:rsidR="00DB34E7">
          <w:rPr>
            <w:rFonts w:ascii="Times New Roman" w:eastAsia="Calibri" w:hAnsi="Times New Roman" w:cs="Times New Roman"/>
            <w:color w:val="333333"/>
            <w:sz w:val="24"/>
            <w:szCs w:val="24"/>
          </w:rPr>
          <w:lastRenderedPageBreak/>
          <w:t>first difference versus econometric fixed effect depends on the s</w:t>
        </w:r>
      </w:ins>
      <w:ins w:id="303" w:author="Laura Dee" w:date="2024-02-14T15:29:00Z">
        <w:r w:rsidR="00DB34E7">
          <w:rPr>
            <w:rFonts w:ascii="Times New Roman" w:eastAsia="Calibri" w:hAnsi="Times New Roman" w:cs="Times New Roman"/>
            <w:color w:val="333333"/>
            <w:sz w:val="24"/>
            <w:szCs w:val="24"/>
          </w:rPr>
          <w:t>t</w:t>
        </w:r>
      </w:ins>
      <w:ins w:id="304" w:author="Laura Dee" w:date="2024-02-14T15:28:00Z">
        <w:r w:rsidR="00DB34E7">
          <w:rPr>
            <w:rFonts w:ascii="Times New Roman" w:eastAsia="Calibri" w:hAnsi="Times New Roman" w:cs="Times New Roman"/>
            <w:color w:val="333333"/>
            <w:sz w:val="24"/>
            <w:szCs w:val="24"/>
          </w:rPr>
          <w:t>ructure of data, whether it has more</w:t>
        </w:r>
      </w:ins>
      <w:ins w:id="305" w:author="Laura Dee" w:date="2024-02-14T15:29:00Z">
        <w:r w:rsidR="00DB34E7">
          <w:rPr>
            <w:rFonts w:ascii="Times New Roman" w:eastAsia="Calibri" w:hAnsi="Times New Roman" w:cs="Times New Roman"/>
            <w:color w:val="333333"/>
            <w:sz w:val="24"/>
            <w:szCs w:val="24"/>
          </w:rPr>
          <w:t xml:space="preserve"> time</w:t>
        </w:r>
      </w:ins>
      <w:ins w:id="306" w:author="Laura Dee" w:date="2024-02-14T15:28:00Z">
        <w:r w:rsidR="00DB34E7">
          <w:rPr>
            <w:rFonts w:ascii="Times New Roman" w:eastAsia="Calibri" w:hAnsi="Times New Roman" w:cs="Times New Roman"/>
            <w:color w:val="333333"/>
            <w:sz w:val="24"/>
            <w:szCs w:val="24"/>
          </w:rPr>
          <w:t xml:space="preserve"> periods</w:t>
        </w:r>
      </w:ins>
      <w:ins w:id="307" w:author="Laura Dee" w:date="2024-02-14T15:29:00Z">
        <w:r w:rsidR="00DB34E7">
          <w:rPr>
            <w:rFonts w:ascii="Times New Roman" w:eastAsia="Calibri" w:hAnsi="Times New Roman" w:cs="Times New Roman"/>
            <w:color w:val="333333"/>
            <w:sz w:val="24"/>
            <w:szCs w:val="24"/>
          </w:rPr>
          <w:t>, or more units (</w:t>
        </w:r>
        <w:r w:rsidR="00DB34E7" w:rsidRPr="00FC20E4">
          <w:rPr>
            <w:rFonts w:ascii="Times New Roman" w:eastAsia="Calibri" w:hAnsi="Times New Roman" w:cs="Times New Roman"/>
            <w:color w:val="333333"/>
            <w:sz w:val="24"/>
            <w:szCs w:val="24"/>
            <w:highlight w:val="green"/>
            <w:rPrChange w:id="308" w:author="Laura Dee" w:date="2024-02-14T15:29:00Z">
              <w:rPr>
                <w:rFonts w:ascii="Times New Roman" w:eastAsia="Calibri" w:hAnsi="Times New Roman" w:cs="Times New Roman"/>
                <w:color w:val="333333"/>
                <w:sz w:val="24"/>
                <w:szCs w:val="24"/>
              </w:rPr>
            </w:rPrChange>
          </w:rPr>
          <w:t>REF WOOLDRIDGE</w:t>
        </w:r>
        <w:r w:rsidR="00DB34E7">
          <w:rPr>
            <w:rFonts w:ascii="Times New Roman" w:eastAsia="Calibri" w:hAnsi="Times New Roman" w:cs="Times New Roman"/>
            <w:color w:val="333333"/>
            <w:sz w:val="24"/>
            <w:szCs w:val="24"/>
          </w:rPr>
          <w:t xml:space="preserve">), which likely explains this discrepancy. </w:t>
        </w:r>
      </w:ins>
    </w:p>
    <w:p w14:paraId="4A615F31" w14:textId="3C2599D4" w:rsidR="00D9492C" w:rsidRPr="00FD4E69" w:rsidRDefault="00D9492C" w:rsidP="00EF2AE6">
      <w:pPr>
        <w:pStyle w:val="Caption"/>
        <w:spacing w:line="360" w:lineRule="auto"/>
        <w:ind w:firstLine="720"/>
        <w:rPr>
          <w:rFonts w:ascii="Times New Roman" w:eastAsia="Calibri" w:hAnsi="Times New Roman" w:cs="Times New Roman"/>
          <w:i w:val="0"/>
          <w:iCs w:val="0"/>
          <w:color w:val="333333"/>
          <w:sz w:val="24"/>
          <w:szCs w:val="24"/>
          <w:highlight w:val="white"/>
        </w:rPr>
      </w:pP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1D391D36"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w:t>
      </w:r>
      <w:ins w:id="309" w:author="Laura Dee" w:date="2024-02-14T15:29:00Z">
        <w:r w:rsidR="007F3BC3">
          <w:rPr>
            <w:rFonts w:ascii="Times New Roman" w:eastAsia="Calibri" w:hAnsi="Times New Roman" w:cs="Times New Roman"/>
            <w:color w:val="333333"/>
            <w:sz w:val="24"/>
            <w:szCs w:val="24"/>
            <w:highlight w:val="white"/>
          </w:rPr>
          <w:t>for more details, see</w:t>
        </w:r>
      </w:ins>
      <w:ins w:id="310" w:author="Laura Dee" w:date="2024-02-14T15:31:00Z">
        <w:r w:rsidR="007863E1">
          <w:rPr>
            <w:rFonts w:ascii="Times New Roman" w:eastAsia="Calibri" w:hAnsi="Times New Roman" w:cs="Times New Roman"/>
            <w:color w:val="333333"/>
            <w:sz w:val="24"/>
            <w:szCs w:val="24"/>
            <w:highlight w:val="white"/>
          </w:rPr>
          <w:t xml:space="preserve"> </w:t>
        </w:r>
      </w:ins>
      <w:r w:rsidRPr="002C3801">
        <w:rPr>
          <w:rFonts w:ascii="Times New Roman" w:eastAsia="Calibri" w:hAnsi="Times New Roman" w:cs="Times New Roman"/>
          <w:color w:val="333333"/>
          <w:sz w:val="24"/>
          <w:szCs w:val="24"/>
          <w:highlight w:val="white"/>
        </w:rPr>
        <w:t>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For 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w:t>
      </w:r>
      <w:r w:rsidR="00037819" w:rsidRPr="00D8027B">
        <w:rPr>
          <w:rFonts w:ascii="Times New Roman" w:eastAsia="Calibri" w:hAnsi="Times New Roman" w:cs="Times New Roman"/>
          <w:color w:val="333333"/>
          <w:sz w:val="24"/>
          <w:szCs w:val="24"/>
        </w:rPr>
        <w:lastRenderedPageBreak/>
        <w:t xml:space="preserve">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w:t>
      </w:r>
      <w:r w:rsidR="00E97026" w:rsidRPr="007863E1">
        <w:rPr>
          <w:rFonts w:ascii="Times New Roman" w:hAnsi="Times New Roman" w:cs="Times New Roman"/>
          <w:i/>
          <w:iCs/>
          <w:sz w:val="24"/>
          <w:rPrChange w:id="311" w:author="Laura Dee" w:date="2024-02-14T15:36:00Z">
            <w:rPr>
              <w:rFonts w:ascii="Times New Roman" w:hAnsi="Times New Roman" w:cs="Times New Roman"/>
              <w:sz w:val="24"/>
            </w:rPr>
          </w:rPrChange>
        </w:rPr>
        <w:t>reviewed in</w:t>
      </w:r>
      <w:r w:rsidR="00E97026" w:rsidRPr="00E97026">
        <w:rPr>
          <w:rFonts w:ascii="Times New Roman" w:hAnsi="Times New Roman" w:cs="Times New Roman"/>
          <w:sz w:val="24"/>
        </w:rPr>
        <w:t xml:space="preserve">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lastRenderedPageBreak/>
        <w:t>Discussion</w:t>
      </w:r>
    </w:p>
    <w:p w14:paraId="70611E94" w14:textId="31430AB4"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We hope that our introduction to statistical and sampling designs to address the problem of omitted variable bias and causal inference from observational data has shown that</w:t>
      </w:r>
      <w:r w:rsidR="00390A5C">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through thinking carefully about biological systems, we can draw on </w:t>
      </w:r>
      <w:del w:id="312" w:author="Laura Dee" w:date="2024-02-13T10:39:00Z">
        <w:r w:rsidRPr="002C3801" w:rsidDel="00CB2266">
          <w:rPr>
            <w:rFonts w:ascii="Times New Roman" w:eastAsia="Calibri" w:hAnsi="Times New Roman" w:cs="Times New Roman"/>
            <w:color w:val="333333"/>
            <w:sz w:val="24"/>
            <w:szCs w:val="24"/>
          </w:rPr>
          <w:delText xml:space="preserve">a solid set of </w:delText>
        </w:r>
      </w:del>
      <w:r w:rsidRPr="002C3801">
        <w:rPr>
          <w:rFonts w:ascii="Times New Roman" w:eastAsia="Calibri" w:hAnsi="Times New Roman" w:cs="Times New Roman"/>
          <w:color w:val="333333"/>
          <w:sz w:val="24"/>
          <w:szCs w:val="24"/>
        </w:rPr>
        <w:t xml:space="preserve">existing methods </w:t>
      </w:r>
      <w:ins w:id="313" w:author="Laura Dee" w:date="2024-02-13T10:40:00Z">
        <w:r w:rsidR="00CB2266">
          <w:rPr>
            <w:rFonts w:ascii="Times New Roman" w:eastAsia="Calibri" w:hAnsi="Times New Roman" w:cs="Times New Roman"/>
            <w:color w:val="333333"/>
            <w:sz w:val="24"/>
            <w:szCs w:val="24"/>
          </w:rPr>
          <w:t xml:space="preserve">to improve </w:t>
        </w:r>
        <w:r w:rsidR="00BE05B1">
          <w:rPr>
            <w:rFonts w:ascii="Times New Roman" w:eastAsia="Calibri" w:hAnsi="Times New Roman" w:cs="Times New Roman"/>
            <w:color w:val="333333"/>
            <w:sz w:val="24"/>
            <w:szCs w:val="24"/>
          </w:rPr>
          <w:t xml:space="preserve">causal </w:t>
        </w:r>
        <w:r w:rsidR="00CB2266">
          <w:rPr>
            <w:rFonts w:ascii="Times New Roman" w:eastAsia="Calibri" w:hAnsi="Times New Roman" w:cs="Times New Roman"/>
            <w:color w:val="333333"/>
            <w:sz w:val="24"/>
            <w:szCs w:val="24"/>
          </w:rPr>
          <w:t>inferences and weaken assumptions</w:t>
        </w:r>
      </w:ins>
      <w:ins w:id="314" w:author="Laura Dee" w:date="2024-02-15T09:39:00Z">
        <w:r w:rsidR="00174FC9">
          <w:rPr>
            <w:rFonts w:ascii="Times New Roman" w:eastAsia="Calibri" w:hAnsi="Times New Roman" w:cs="Times New Roman"/>
            <w:color w:val="333333"/>
            <w:sz w:val="24"/>
            <w:szCs w:val="24"/>
          </w:rPr>
          <w:t xml:space="preserve"> about </w:t>
        </w:r>
        <w:r w:rsidR="001A14F6">
          <w:rPr>
            <w:rFonts w:ascii="Times New Roman" w:eastAsia="Calibri" w:hAnsi="Times New Roman" w:cs="Times New Roman"/>
            <w:color w:val="333333"/>
            <w:sz w:val="24"/>
            <w:szCs w:val="24"/>
          </w:rPr>
          <w:t xml:space="preserve">eliminate </w:t>
        </w:r>
      </w:ins>
      <w:ins w:id="315" w:author="Laura Dee" w:date="2024-02-15T09:40:00Z">
        <w:r w:rsidR="0084009B">
          <w:rPr>
            <w:rFonts w:ascii="Times New Roman" w:eastAsia="Calibri" w:hAnsi="Times New Roman" w:cs="Times New Roman"/>
            <w:color w:val="333333"/>
            <w:sz w:val="24"/>
            <w:szCs w:val="24"/>
          </w:rPr>
          <w:t>alternative</w:t>
        </w:r>
      </w:ins>
      <w:ins w:id="316" w:author="Laura Dee" w:date="2024-02-15T09:39:00Z">
        <w:r w:rsidR="001A14F6">
          <w:rPr>
            <w:rFonts w:ascii="Times New Roman" w:eastAsia="Calibri" w:hAnsi="Times New Roman" w:cs="Times New Roman"/>
            <w:color w:val="333333"/>
            <w:sz w:val="24"/>
            <w:szCs w:val="24"/>
          </w:rPr>
          <w:t xml:space="preserve"> explanations for a</w:t>
        </w:r>
      </w:ins>
      <w:ins w:id="317" w:author="Laura Dee" w:date="2024-02-15T09:40:00Z">
        <w:r w:rsidR="004F58B3">
          <w:rPr>
            <w:rFonts w:ascii="Times New Roman" w:eastAsia="Calibri" w:hAnsi="Times New Roman" w:cs="Times New Roman"/>
            <w:color w:val="333333"/>
            <w:sz w:val="24"/>
            <w:szCs w:val="24"/>
          </w:rPr>
          <w:t>n observed</w:t>
        </w:r>
      </w:ins>
      <w:ins w:id="318" w:author="Laura Dee" w:date="2024-02-15T09:39:00Z">
        <w:r w:rsidR="001A14F6">
          <w:rPr>
            <w:rFonts w:ascii="Times New Roman" w:eastAsia="Calibri" w:hAnsi="Times New Roman" w:cs="Times New Roman"/>
            <w:color w:val="333333"/>
            <w:sz w:val="24"/>
            <w:szCs w:val="24"/>
          </w:rPr>
          <w:t xml:space="preserve"> causal effect from </w:t>
        </w:r>
        <w:r w:rsidR="00174FC9">
          <w:rPr>
            <w:rFonts w:ascii="Times New Roman" w:eastAsia="Calibri" w:hAnsi="Times New Roman" w:cs="Times New Roman"/>
            <w:color w:val="333333"/>
            <w:sz w:val="24"/>
            <w:szCs w:val="24"/>
          </w:rPr>
          <w:t>confounding variables</w:t>
        </w:r>
      </w:ins>
      <w:ins w:id="319" w:author="Laura Dee" w:date="2024-02-13T10:40:00Z">
        <w:r w:rsidR="00CB2266">
          <w:rPr>
            <w:rFonts w:ascii="Times New Roman" w:eastAsia="Calibri" w:hAnsi="Times New Roman" w:cs="Times New Roman"/>
            <w:color w:val="333333"/>
            <w:sz w:val="24"/>
            <w:szCs w:val="24"/>
          </w:rPr>
          <w:t xml:space="preserve">. </w:t>
        </w:r>
      </w:ins>
      <w:commentRangeStart w:id="320"/>
      <w:commentRangeStart w:id="321"/>
      <w:del w:id="322" w:author="Laura Dee" w:date="2024-02-13T10:40:00Z">
        <w:r w:rsidR="00815559" w:rsidDel="00CB2266">
          <w:rPr>
            <w:rFonts w:ascii="Times New Roman" w:eastAsia="Calibri" w:hAnsi="Times New Roman" w:cs="Times New Roman"/>
            <w:color w:val="333333"/>
            <w:sz w:val="24"/>
            <w:szCs w:val="24"/>
          </w:rPr>
          <w:delText>to solve this problem</w:delText>
        </w:r>
        <w:r w:rsidRPr="002C3801" w:rsidDel="00CB2266">
          <w:rPr>
            <w:rFonts w:ascii="Times New Roman" w:eastAsia="Calibri" w:hAnsi="Times New Roman" w:cs="Times New Roman"/>
            <w:color w:val="333333"/>
            <w:sz w:val="24"/>
            <w:szCs w:val="24"/>
          </w:rPr>
          <w:delText xml:space="preserve">. </w:delText>
        </w:r>
        <w:r w:rsidR="00815559" w:rsidDel="00BE05B1">
          <w:rPr>
            <w:rFonts w:ascii="Times New Roman" w:eastAsia="Calibri" w:hAnsi="Times New Roman" w:cs="Times New Roman"/>
            <w:color w:val="333333"/>
            <w:sz w:val="24"/>
            <w:szCs w:val="24"/>
          </w:rPr>
          <w:delText xml:space="preserve">Causal inference from observational data is possible. </w:delText>
        </w:r>
      </w:del>
      <w:r w:rsidRPr="002C3801">
        <w:rPr>
          <w:rFonts w:ascii="Times New Roman" w:eastAsia="Calibri" w:hAnsi="Times New Roman" w:cs="Times New Roman"/>
          <w:color w:val="333333"/>
          <w:sz w:val="24"/>
          <w:szCs w:val="24"/>
        </w:rPr>
        <w:t>At</w:t>
      </w:r>
      <w:commentRangeEnd w:id="320"/>
      <w:r w:rsidR="008E03B4">
        <w:rPr>
          <w:rStyle w:val="CommentReference"/>
        </w:rPr>
        <w:commentReference w:id="320"/>
      </w:r>
      <w:r w:rsidRPr="002C3801">
        <w:rPr>
          <w:rFonts w:ascii="Times New Roman" w:eastAsia="Calibri" w:hAnsi="Times New Roman" w:cs="Times New Roman"/>
          <w:color w:val="333333"/>
          <w:sz w:val="24"/>
          <w:szCs w:val="24"/>
        </w:rPr>
        <w:t xml:space="preserve"> the core </w:t>
      </w:r>
      <w:r w:rsidR="00815559">
        <w:rPr>
          <w:rFonts w:ascii="Times New Roman" w:eastAsia="Calibri" w:hAnsi="Times New Roman" w:cs="Times New Roman"/>
          <w:color w:val="333333"/>
          <w:sz w:val="24"/>
          <w:szCs w:val="24"/>
        </w:rPr>
        <w:t xml:space="preserve">of these </w:t>
      </w:r>
      <w:ins w:id="323" w:author="Laura Dee" w:date="2024-02-15T09:39:00Z">
        <w:r w:rsidR="001A4909">
          <w:rPr>
            <w:rFonts w:ascii="Times New Roman" w:eastAsia="Calibri" w:hAnsi="Times New Roman" w:cs="Times New Roman"/>
            <w:color w:val="333333"/>
            <w:sz w:val="24"/>
            <w:szCs w:val="24"/>
          </w:rPr>
          <w:t xml:space="preserve">and other causal inference </w:t>
        </w:r>
      </w:ins>
      <w:r w:rsidR="00815559">
        <w:rPr>
          <w:rFonts w:ascii="Times New Roman" w:eastAsia="Calibri" w:hAnsi="Times New Roman" w:cs="Times New Roman"/>
          <w:color w:val="333333"/>
          <w:sz w:val="24"/>
          <w:szCs w:val="24"/>
        </w:rPr>
        <w:t xml:space="preserve">techniques </w:t>
      </w:r>
      <w:r w:rsidRPr="002C3801">
        <w:rPr>
          <w:rFonts w:ascii="Times New Roman" w:eastAsia="Calibri" w:hAnsi="Times New Roman" w:cs="Times New Roman"/>
          <w:color w:val="333333"/>
          <w:sz w:val="24"/>
          <w:szCs w:val="24"/>
        </w:rPr>
        <w:t xml:space="preserve">is </w:t>
      </w:r>
      <w:ins w:id="324" w:author="Laura Dee" w:date="2024-02-15T09:36:00Z">
        <w:r w:rsidR="00AE76E7">
          <w:rPr>
            <w:rFonts w:ascii="Times New Roman" w:eastAsia="Calibri" w:hAnsi="Times New Roman" w:cs="Times New Roman"/>
            <w:color w:val="333333"/>
            <w:sz w:val="24"/>
            <w:szCs w:val="24"/>
          </w:rPr>
          <w:t>clarity in assumptions required for a causal interpretation of an observed effect or correlation</w:t>
        </w:r>
      </w:ins>
      <w:ins w:id="325" w:author="Laura Dee" w:date="2024-02-15T09:39:00Z">
        <w:r w:rsidR="001A4909">
          <w:rPr>
            <w:rFonts w:ascii="Times New Roman" w:eastAsia="Calibri" w:hAnsi="Times New Roman" w:cs="Times New Roman"/>
            <w:color w:val="333333"/>
            <w:sz w:val="24"/>
            <w:szCs w:val="24"/>
          </w:rPr>
          <w:t>. B</w:t>
        </w:r>
      </w:ins>
      <w:del w:id="326" w:author="Laura Dee" w:date="2024-02-15T09:39:00Z">
        <w:r w:rsidRPr="002C3801" w:rsidDel="001A4909">
          <w:rPr>
            <w:rFonts w:ascii="Times New Roman" w:eastAsia="Calibri" w:hAnsi="Times New Roman" w:cs="Times New Roman"/>
            <w:color w:val="333333"/>
            <w:sz w:val="24"/>
            <w:szCs w:val="24"/>
          </w:rPr>
          <w:delText>b</w:delText>
        </w:r>
      </w:del>
      <w:r w:rsidRPr="002C3801">
        <w:rPr>
          <w:rFonts w:ascii="Times New Roman" w:eastAsia="Calibri" w:hAnsi="Times New Roman" w:cs="Times New Roman"/>
          <w:color w:val="333333"/>
          <w:sz w:val="24"/>
          <w:szCs w:val="24"/>
        </w:rPr>
        <w:t xml:space="preserve">uilding an </w:t>
      </w:r>
      <w:r w:rsidRPr="002C3801">
        <w:rPr>
          <w:rFonts w:ascii="Times New Roman" w:eastAsia="Calibri" w:hAnsi="Times New Roman" w:cs="Times New Roman"/>
          <w:i/>
          <w:iCs/>
          <w:color w:val="333333"/>
          <w:sz w:val="24"/>
          <w:szCs w:val="24"/>
        </w:rPr>
        <w:t>a priori</w:t>
      </w:r>
      <w:r w:rsidRPr="002C3801">
        <w:rPr>
          <w:rFonts w:ascii="Times New Roman" w:eastAsia="Calibri" w:hAnsi="Times New Roman" w:cs="Times New Roman"/>
          <w:color w:val="333333"/>
          <w:sz w:val="24"/>
          <w:szCs w:val="24"/>
        </w:rPr>
        <w:t xml:space="preserve"> causal model of how a system works</w:t>
      </w:r>
      <w:del w:id="327" w:author="Laura Dee" w:date="2024-02-15T09:37:00Z">
        <w:r w:rsidRPr="002C3801" w:rsidDel="001546B0">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and</w:t>
      </w:r>
      <w:del w:id="328" w:author="Laura Dee" w:date="2024-02-15T09:37:00Z">
        <w:r w:rsidRPr="002C3801" w:rsidDel="002B4D44">
          <w:rPr>
            <w:rFonts w:ascii="Times New Roman" w:eastAsia="Calibri" w:hAnsi="Times New Roman" w:cs="Times New Roman"/>
            <w:color w:val="333333"/>
            <w:sz w:val="24"/>
            <w:szCs w:val="24"/>
          </w:rPr>
          <w:delText xml:space="preserve"> </w:delText>
        </w:r>
        <w:r w:rsidRPr="002C3801" w:rsidDel="001546B0">
          <w:rPr>
            <w:rFonts w:ascii="Times New Roman" w:eastAsia="Calibri" w:hAnsi="Times New Roman" w:cs="Times New Roman"/>
            <w:color w:val="333333"/>
            <w:sz w:val="24"/>
            <w:szCs w:val="24"/>
          </w:rPr>
          <w:delText>then</w:delText>
        </w:r>
      </w:del>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using that model</w:t>
      </w:r>
      <w:r w:rsidRPr="002C3801">
        <w:rPr>
          <w:rFonts w:ascii="Times New Roman" w:eastAsia="Calibri" w:hAnsi="Times New Roman" w:cs="Times New Roman"/>
          <w:color w:val="333333"/>
          <w:sz w:val="24"/>
          <w:szCs w:val="24"/>
        </w:rPr>
        <w:t xml:space="preserve"> to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that you will use </w:t>
      </w:r>
      <w:r w:rsidR="00815559">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answer your causal questions</w:t>
      </w:r>
      <w:commentRangeEnd w:id="321"/>
      <w:r w:rsidR="00AE10F0">
        <w:rPr>
          <w:rStyle w:val="CommentReference"/>
        </w:rPr>
        <w:commentReference w:id="321"/>
      </w:r>
      <w:ins w:id="329" w:author="Laura Dee" w:date="2024-02-15T09:39:00Z">
        <w:r w:rsidR="001A4909">
          <w:rPr>
            <w:rFonts w:ascii="Times New Roman" w:eastAsia="Calibri" w:hAnsi="Times New Roman" w:cs="Times New Roman"/>
            <w:color w:val="333333"/>
            <w:sz w:val="24"/>
            <w:szCs w:val="24"/>
          </w:rPr>
          <w:t xml:space="preserve"> helps with this clarity</w:t>
        </w:r>
      </w:ins>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Further, t</w:t>
      </w:r>
      <w:r w:rsidRPr="002C3801">
        <w:rPr>
          <w:rFonts w:ascii="Times New Roman" w:eastAsia="Calibri" w:hAnsi="Times New Roman" w:cs="Times New Roman"/>
          <w:color w:val="333333"/>
          <w:sz w:val="24"/>
          <w:szCs w:val="24"/>
        </w:rPr>
        <w:t>he</w:t>
      </w:r>
      <w:r w:rsidR="00815559">
        <w:rPr>
          <w:rFonts w:ascii="Times New Roman" w:eastAsia="Calibri" w:hAnsi="Times New Roman" w:cs="Times New Roman"/>
          <w:color w:val="333333"/>
          <w:sz w:val="24"/>
          <w:szCs w:val="24"/>
        </w:rPr>
        <w:t>se</w:t>
      </w:r>
      <w:r w:rsidRPr="002C3801">
        <w:rPr>
          <w:rFonts w:ascii="Times New Roman" w:eastAsia="Calibri" w:hAnsi="Times New Roman" w:cs="Times New Roman"/>
          <w:color w:val="333333"/>
          <w:sz w:val="24"/>
          <w:szCs w:val="24"/>
        </w:rPr>
        <w:t xml:space="preserve"> techniques 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of most modern ecologists</w:t>
      </w:r>
      <w:r w:rsidR="00815559">
        <w:rPr>
          <w:rFonts w:ascii="Times New Roman" w:eastAsia="Calibri" w:hAnsi="Times New Roman" w:cs="Times New Roman"/>
          <w:color w:val="333333"/>
          <w:sz w:val="24"/>
          <w:szCs w:val="24"/>
        </w:rPr>
        <w:t xml:space="preserve"> </w:t>
      </w:r>
      <w:ins w:id="330" w:author="Laura Dee" w:date="2024-02-15T09:40:00Z">
        <w:r w:rsidR="00372097">
          <w:rPr>
            <w:rFonts w:ascii="Times New Roman" w:eastAsia="Calibri" w:hAnsi="Times New Roman" w:cs="Times New Roman"/>
            <w:color w:val="333333"/>
            <w:sz w:val="24"/>
            <w:szCs w:val="24"/>
          </w:rPr>
          <w:t xml:space="preserve">and, in fact, </w:t>
        </w:r>
        <w:commentRangeStart w:id="331"/>
        <w:r w:rsidR="00372097">
          <w:rPr>
            <w:rFonts w:ascii="Times New Roman" w:eastAsia="Calibri" w:hAnsi="Times New Roman" w:cs="Times New Roman"/>
            <w:color w:val="333333"/>
            <w:sz w:val="24"/>
            <w:szCs w:val="24"/>
          </w:rPr>
          <w:t xml:space="preserve">simpler </w:t>
        </w:r>
        <w:r w:rsidR="00972A2D">
          <w:rPr>
            <w:rFonts w:ascii="Times New Roman" w:eastAsia="Calibri" w:hAnsi="Times New Roman" w:cs="Times New Roman"/>
            <w:color w:val="333333"/>
            <w:sz w:val="24"/>
            <w:szCs w:val="24"/>
          </w:rPr>
          <w:t xml:space="preserve">to do </w:t>
        </w:r>
        <w:r w:rsidR="00372097">
          <w:rPr>
            <w:rFonts w:ascii="Times New Roman" w:eastAsia="Calibri" w:hAnsi="Times New Roman" w:cs="Times New Roman"/>
            <w:color w:val="333333"/>
            <w:sz w:val="24"/>
            <w:szCs w:val="24"/>
          </w:rPr>
          <w:t xml:space="preserve">than implementing mixed effects models </w:t>
        </w:r>
      </w:ins>
      <w:r w:rsidR="00815559">
        <w:rPr>
          <w:rFonts w:ascii="Times New Roman" w:eastAsia="Calibri" w:hAnsi="Times New Roman" w:cs="Times New Roman"/>
          <w:color w:val="333333"/>
          <w:sz w:val="24"/>
          <w:szCs w:val="24"/>
        </w:rPr>
        <w:t>(see Appendix B for implementation)</w:t>
      </w:r>
      <w:r w:rsidRPr="002C3801">
        <w:rPr>
          <w:rFonts w:ascii="Times New Roman" w:eastAsia="Calibri" w:hAnsi="Times New Roman" w:cs="Times New Roman"/>
          <w:color w:val="333333"/>
          <w:sz w:val="24"/>
          <w:szCs w:val="24"/>
        </w:rPr>
        <w:t xml:space="preserve">. The </w:t>
      </w:r>
      <w:ins w:id="332" w:author="Laura Dee" w:date="2024-02-15T09:41:00Z">
        <w:r w:rsidR="00CE0EB7">
          <w:rPr>
            <w:rFonts w:ascii="Times New Roman" w:eastAsia="Calibri" w:hAnsi="Times New Roman" w:cs="Times New Roman"/>
            <w:color w:val="333333"/>
            <w:sz w:val="24"/>
            <w:szCs w:val="24"/>
          </w:rPr>
          <w:t xml:space="preserve">inferences made from </w:t>
        </w:r>
      </w:ins>
      <w:del w:id="333" w:author="Laura Dee" w:date="2024-02-15T09:41:00Z">
        <w:r w:rsidRPr="002C3801" w:rsidDel="00CE0EB7">
          <w:rPr>
            <w:rFonts w:ascii="Times New Roman" w:eastAsia="Calibri" w:hAnsi="Times New Roman" w:cs="Times New Roman"/>
            <w:color w:val="333333"/>
            <w:sz w:val="24"/>
            <w:szCs w:val="24"/>
          </w:rPr>
          <w:delText>results</w:delText>
        </w:r>
        <w:r w:rsidR="00D45ED1" w:rsidDel="00CE0EB7">
          <w:rPr>
            <w:rFonts w:ascii="Times New Roman" w:eastAsia="Calibri" w:hAnsi="Times New Roman" w:cs="Times New Roman"/>
            <w:color w:val="333333"/>
            <w:sz w:val="24"/>
            <w:szCs w:val="24"/>
          </w:rPr>
          <w:delText xml:space="preserve"> of using the correct</w:delText>
        </w:r>
      </w:del>
      <w:ins w:id="334" w:author="Laura Dee" w:date="2024-02-15T09:41:00Z">
        <w:r w:rsidR="00CE0EB7">
          <w:rPr>
            <w:rFonts w:ascii="Times New Roman" w:eastAsia="Calibri" w:hAnsi="Times New Roman" w:cs="Times New Roman"/>
            <w:color w:val="333333"/>
            <w:sz w:val="24"/>
            <w:szCs w:val="24"/>
          </w:rPr>
          <w:t xml:space="preserve">designs that can </w:t>
        </w:r>
        <w:r w:rsidR="00844396">
          <w:rPr>
            <w:rFonts w:ascii="Times New Roman" w:eastAsia="Calibri" w:hAnsi="Times New Roman" w:cs="Times New Roman"/>
            <w:color w:val="333333"/>
            <w:sz w:val="24"/>
            <w:szCs w:val="24"/>
          </w:rPr>
          <w:t xml:space="preserve">better </w:t>
        </w:r>
        <w:r w:rsidR="00CE0EB7">
          <w:rPr>
            <w:rFonts w:ascii="Times New Roman" w:eastAsia="Calibri" w:hAnsi="Times New Roman" w:cs="Times New Roman"/>
            <w:color w:val="333333"/>
            <w:sz w:val="24"/>
            <w:szCs w:val="24"/>
          </w:rPr>
          <w:t>control for unobserved confounding variables</w:t>
        </w:r>
      </w:ins>
      <w:del w:id="335" w:author="Laura Dee" w:date="2024-02-15T09:41:00Z">
        <w:r w:rsidR="00D45ED1" w:rsidDel="00CE0EB7">
          <w:rPr>
            <w:rFonts w:ascii="Times New Roman" w:eastAsia="Calibri" w:hAnsi="Times New Roman" w:cs="Times New Roman"/>
            <w:color w:val="333333"/>
            <w:sz w:val="24"/>
            <w:szCs w:val="24"/>
          </w:rPr>
          <w:delText xml:space="preserve"> models</w:delText>
        </w:r>
      </w:del>
      <w:r w:rsidRPr="002C3801">
        <w:rPr>
          <w:rFonts w:ascii="Times New Roman" w:eastAsia="Calibri" w:hAnsi="Times New Roman" w:cs="Times New Roman"/>
          <w:color w:val="333333"/>
          <w:sz w:val="24"/>
          <w:szCs w:val="24"/>
        </w:rPr>
        <w:t xml:space="preserve">, </w:t>
      </w:r>
      <w:commentRangeEnd w:id="331"/>
      <w:r w:rsidR="003558ED">
        <w:rPr>
          <w:rStyle w:val="CommentReference"/>
        </w:rPr>
        <w:commentReference w:id="331"/>
      </w:r>
      <w:r w:rsidRPr="002C3801">
        <w:rPr>
          <w:rFonts w:ascii="Times New Roman" w:eastAsia="Calibri" w:hAnsi="Times New Roman" w:cs="Times New Roman"/>
          <w:color w:val="333333"/>
          <w:sz w:val="24"/>
          <w:szCs w:val="24"/>
        </w:rPr>
        <w:t xml:space="preserve">as seen in </w:t>
      </w:r>
      <w:del w:id="336" w:author="Laura Dee" w:date="2024-02-15T09:42:00Z">
        <w:r w:rsidRPr="002C3801" w:rsidDel="00A91BA9">
          <w:rPr>
            <w:rFonts w:ascii="Times New Roman" w:eastAsia="Calibri" w:hAnsi="Times New Roman" w:cs="Times New Roman"/>
            <w:color w:val="333333"/>
            <w:sz w:val="24"/>
            <w:szCs w:val="24"/>
          </w:rPr>
          <w:delText xml:space="preserve">at least </w:delText>
        </w:r>
      </w:del>
      <w:r w:rsidR="00D45ED1">
        <w:rPr>
          <w:rFonts w:ascii="Times New Roman" w:eastAsia="Calibri" w:hAnsi="Times New Roman" w:cs="Times New Roman"/>
          <w:color w:val="333333"/>
          <w:sz w:val="24"/>
          <w:szCs w:val="24"/>
        </w:rPr>
        <w:t>our</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toy example, can be profound for our ability to understand biological </w:t>
      </w:r>
      <w:commentRangeStart w:id="337"/>
      <w:r w:rsidRPr="002C3801">
        <w:rPr>
          <w:rFonts w:ascii="Times New Roman" w:eastAsia="Calibri" w:hAnsi="Times New Roman" w:cs="Times New Roman"/>
          <w:color w:val="333333"/>
          <w:sz w:val="24"/>
          <w:szCs w:val="24"/>
        </w:rPr>
        <w:t>systems</w:t>
      </w:r>
      <w:commentRangeEnd w:id="337"/>
      <w:r w:rsidR="00012996">
        <w:rPr>
          <w:rStyle w:val="CommentReference"/>
        </w:rPr>
        <w:commentReference w:id="337"/>
      </w:r>
      <w:ins w:id="338" w:author="Laura Dee" w:date="2024-02-15T09:42:00Z">
        <w:r w:rsidR="00A91BA9">
          <w:rPr>
            <w:rFonts w:ascii="Times New Roman" w:eastAsia="Calibri" w:hAnsi="Times New Roman" w:cs="Times New Roman"/>
            <w:color w:val="333333"/>
            <w:sz w:val="24"/>
            <w:szCs w:val="24"/>
          </w:rPr>
          <w:t xml:space="preserve">. </w:t>
        </w:r>
      </w:ins>
      <w:del w:id="339" w:author="Laura Dee" w:date="2024-02-15T09:42:00Z">
        <w:r w:rsidRPr="002C3801" w:rsidDel="00A91BA9">
          <w:rPr>
            <w:rFonts w:ascii="Times New Roman" w:eastAsia="Calibri" w:hAnsi="Times New Roman" w:cs="Times New Roman"/>
            <w:color w:val="333333"/>
            <w:sz w:val="24"/>
            <w:szCs w:val="24"/>
          </w:rPr>
          <w:delText xml:space="preserve">. It is time to begin using these tools to address some of the most pressing questions in the study of </w:delText>
        </w:r>
        <w:r w:rsidR="00B7599F" w:rsidRPr="002C3801" w:rsidDel="00A91BA9">
          <w:rPr>
            <w:rFonts w:ascii="Times New Roman" w:eastAsia="Calibri" w:hAnsi="Times New Roman" w:cs="Times New Roman"/>
            <w:color w:val="333333"/>
            <w:sz w:val="24"/>
            <w:szCs w:val="24"/>
          </w:rPr>
          <w:delText>n</w:delText>
        </w:r>
        <w:r w:rsidRPr="002C3801" w:rsidDel="00A91BA9">
          <w:rPr>
            <w:rFonts w:ascii="Times New Roman" w:eastAsia="Calibri" w:hAnsi="Times New Roman" w:cs="Times New Roman"/>
            <w:color w:val="333333"/>
            <w:sz w:val="24"/>
            <w:szCs w:val="24"/>
          </w:rPr>
          <w:delText>ature.</w:delText>
        </w:r>
      </w:del>
    </w:p>
    <w:p w14:paraId="5A7AF43E" w14:textId="5F42F992"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w:t>
      </w:r>
      <w:del w:id="340" w:author="Laura Dee" w:date="2024-02-13T11:51:00Z">
        <w:r w:rsidR="00037819" w:rsidRPr="002C3801" w:rsidDel="00972F2B">
          <w:rPr>
            <w:rFonts w:ascii="Times New Roman" w:eastAsia="Calibri" w:hAnsi="Times New Roman" w:cs="Times New Roman"/>
            <w:color w:val="333333"/>
            <w:sz w:val="24"/>
            <w:szCs w:val="24"/>
          </w:rPr>
          <w:delText xml:space="preserve">have </w:delText>
        </w:r>
      </w:del>
      <w:ins w:id="341" w:author="Laura Dee" w:date="2024-02-13T11:51:00Z">
        <w:r w:rsidR="00972F2B">
          <w:rPr>
            <w:rFonts w:ascii="Times New Roman" w:eastAsia="Calibri" w:hAnsi="Times New Roman" w:cs="Times New Roman"/>
            <w:color w:val="333333"/>
            <w:sz w:val="24"/>
            <w:szCs w:val="24"/>
          </w:rPr>
          <w:t>use</w:t>
        </w:r>
        <w:r w:rsidR="00972F2B" w:rsidRPr="002C3801">
          <w:rPr>
            <w:rFonts w:ascii="Times New Roman" w:eastAsia="Calibri" w:hAnsi="Times New Roman" w:cs="Times New Roman"/>
            <w:color w:val="333333"/>
            <w:sz w:val="24"/>
            <w:szCs w:val="24"/>
          </w:rPr>
          <w:t xml:space="preserve"> </w:t>
        </w:r>
      </w:ins>
      <w:del w:id="342" w:author="Laura Dee" w:date="2024-02-13T11:51:00Z">
        <w:r w:rsidR="00037819" w:rsidRPr="002C3801" w:rsidDel="00972F2B">
          <w:rPr>
            <w:rFonts w:ascii="Times New Roman" w:eastAsia="Calibri" w:hAnsi="Times New Roman" w:cs="Times New Roman"/>
            <w:color w:val="333333"/>
            <w:sz w:val="24"/>
            <w:szCs w:val="24"/>
          </w:rPr>
          <w:delText>talked of</w:delText>
        </w:r>
      </w:del>
      <w:r w:rsidR="00037819" w:rsidRPr="002C3801">
        <w:rPr>
          <w:rFonts w:ascii="Times New Roman" w:eastAsia="Calibri" w:hAnsi="Times New Roman" w:cs="Times New Roman"/>
          <w:color w:val="333333"/>
          <w:sz w:val="24"/>
          <w:szCs w:val="24"/>
        </w:rPr>
        <w:t xml:space="preserve"> sites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del w:id="343" w:author="Laura Dee" w:date="2024-02-13T11:51:00Z">
        <w:r w:rsidR="00037819" w:rsidRPr="002C3801" w:rsidDel="00972F2B">
          <w:rPr>
            <w:rFonts w:ascii="Times New Roman" w:eastAsia="Calibri" w:hAnsi="Times New Roman" w:cs="Times New Roman"/>
            <w:color w:val="333333"/>
            <w:sz w:val="24"/>
            <w:szCs w:val="24"/>
            <w:highlight w:val="white"/>
          </w:rPr>
          <w:delText xml:space="preserve">initial </w:delText>
        </w:r>
      </w:del>
      <w:r w:rsidR="00037819" w:rsidRPr="002C3801">
        <w:rPr>
          <w:rFonts w:ascii="Times New Roman" w:eastAsia="Calibri" w:hAnsi="Times New Roman" w:cs="Times New Roman"/>
          <w:color w:val="333333"/>
          <w:sz w:val="24"/>
          <w:szCs w:val="24"/>
          <w:highlight w:val="white"/>
        </w:rPr>
        <w:t xml:space="preserve">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w:t>
      </w:r>
      <w:ins w:id="344" w:author="Laura Dee" w:date="2024-02-13T11:58:00Z">
        <w:r w:rsidR="005A6029">
          <w:rPr>
            <w:rFonts w:ascii="Times New Roman" w:eastAsia="Calibri" w:hAnsi="Times New Roman" w:cs="Times New Roman"/>
            <w:sz w:val="24"/>
            <w:szCs w:val="24"/>
          </w:rPr>
          <w:t xml:space="preserve">also </w:t>
        </w:r>
      </w:ins>
      <w:r w:rsidR="0064100C" w:rsidRPr="002C3801">
        <w:rPr>
          <w:rFonts w:ascii="Times New Roman" w:eastAsia="Calibri" w:hAnsi="Times New Roman" w:cs="Times New Roman"/>
          <w:sz w:val="24"/>
          <w:szCs w:val="24"/>
        </w:rPr>
        <w:t xml:space="preserve">generalizable beyond </w:t>
      </w:r>
      <w:del w:id="345" w:author="Laura Dee" w:date="2024-02-13T11:58:00Z">
        <w:r w:rsidR="0064100C" w:rsidRPr="002C3801" w:rsidDel="005A6029">
          <w:rPr>
            <w:rFonts w:ascii="Times New Roman" w:eastAsia="Calibri" w:hAnsi="Times New Roman" w:cs="Times New Roman"/>
            <w:sz w:val="24"/>
            <w:szCs w:val="24"/>
          </w:rPr>
          <w:delText xml:space="preserve">just </w:delText>
        </w:r>
      </w:del>
      <w:r w:rsidR="0064100C" w:rsidRPr="002C3801">
        <w:rPr>
          <w:rFonts w:ascii="Times New Roman" w:eastAsia="Calibri" w:hAnsi="Times New Roman" w:cs="Times New Roman"/>
          <w:sz w:val="24"/>
          <w:szCs w:val="24"/>
        </w:rPr>
        <w:t xml:space="preserve">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 xml:space="preserve">or instance, one could adapt the above designs if temperature and recruitment varied </w:t>
      </w:r>
      <w:ins w:id="346" w:author="Laura Dee" w:date="2024-02-13T11:58:00Z">
        <w:r w:rsidR="005A6029">
          <w:rPr>
            <w:rFonts w:ascii="Times New Roman" w:eastAsia="Calibri" w:hAnsi="Times New Roman" w:cs="Times New Roman"/>
            <w:sz w:val="24"/>
            <w:szCs w:val="24"/>
          </w:rPr>
          <w:t xml:space="preserve">through time </w:t>
        </w:r>
      </w:ins>
      <w:del w:id="347" w:author="Laura Dee" w:date="2024-02-13T11:58:00Z">
        <w:r w:rsidR="0064100C" w:rsidRPr="002C3801" w:rsidDel="005A6029">
          <w:rPr>
            <w:rFonts w:ascii="Times New Roman" w:eastAsia="Calibri" w:hAnsi="Times New Roman" w:cs="Times New Roman"/>
            <w:sz w:val="24"/>
            <w:szCs w:val="24"/>
          </w:rPr>
          <w:delText xml:space="preserve">temporally </w:delText>
        </w:r>
      </w:del>
      <w:r w:rsidR="0064100C" w:rsidRPr="002C3801">
        <w:rPr>
          <w:rFonts w:ascii="Times New Roman" w:eastAsia="Calibri" w:hAnsi="Times New Roman" w:cs="Times New Roman"/>
          <w:sz w:val="24"/>
          <w:szCs w:val="24"/>
        </w:rPr>
        <w:t xml:space="preserve">at a regional rather than site scale (e.g., sampling plots within a single site </w:t>
      </w:r>
      <w:commentRangeStart w:id="348"/>
      <w:r w:rsidR="0064100C" w:rsidRPr="002C3801">
        <w:rPr>
          <w:rFonts w:ascii="Times New Roman" w:eastAsia="Calibri" w:hAnsi="Times New Roman" w:cs="Times New Roman"/>
          <w:sz w:val="24"/>
          <w:szCs w:val="24"/>
        </w:rPr>
        <w:t xml:space="preserve">or sampling many </w:t>
      </w:r>
      <w:commentRangeEnd w:id="348"/>
      <w:r w:rsidR="005A6029">
        <w:rPr>
          <w:rStyle w:val="CommentReference"/>
        </w:rPr>
        <w:commentReference w:id="348"/>
      </w:r>
      <w:r w:rsidR="0064100C" w:rsidRPr="002C3801">
        <w:rPr>
          <w:rFonts w:ascii="Times New Roman" w:eastAsia="Calibri" w:hAnsi="Times New Roman" w:cs="Times New Roman"/>
          <w:sz w:val="24"/>
          <w:szCs w:val="24"/>
        </w:rPr>
        <w:t>– both over many years to leverage spatial 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w:t>
      </w:r>
      <w:del w:id="349" w:author="Laura Dee" w:date="2024-02-13T11:59:00Z">
        <w:r w:rsidR="0064100C" w:rsidRPr="002C3801" w:rsidDel="00750D90">
          <w:rPr>
            <w:rFonts w:ascii="Times New Roman" w:eastAsia="Calibri" w:hAnsi="Times New Roman" w:cs="Times New Roman"/>
            <w:sz w:val="24"/>
            <w:szCs w:val="24"/>
          </w:rPr>
          <w:delText>the classic</w:delText>
        </w:r>
      </w:del>
      <w:ins w:id="350" w:author="Laura Dee" w:date="2024-02-13T11:59:00Z">
        <w:r w:rsidR="00750D90">
          <w:rPr>
            <w:rFonts w:ascii="Times New Roman" w:eastAsia="Calibri" w:hAnsi="Times New Roman" w:cs="Times New Roman"/>
            <w:sz w:val="24"/>
            <w:szCs w:val="24"/>
          </w:rPr>
          <w:t>a</w:t>
        </w:r>
      </w:ins>
      <w:r w:rsidR="0064100C" w:rsidRPr="002C3801">
        <w:rPr>
          <w:rFonts w:ascii="Times New Roman" w:eastAsia="Calibri" w:hAnsi="Times New Roman" w:cs="Times New Roman"/>
          <w:sz w:val="24"/>
          <w:szCs w:val="24"/>
        </w:rPr>
        <w:t xml:space="preserve">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precision in estimation over multiple environmental gradients. </w:t>
      </w:r>
      <w:r w:rsidR="0064100C" w:rsidRPr="002C3801">
        <w:rPr>
          <w:rFonts w:ascii="Times New Roman" w:eastAsia="Calibri" w:hAnsi="Times New Roman" w:cs="Times New Roman"/>
          <w:sz w:val="24"/>
          <w:szCs w:val="24"/>
        </w:rPr>
        <w:t xml:space="preserve">How to design a study to fully </w:t>
      </w:r>
      <w:r w:rsidR="0064100C" w:rsidRPr="002C3801">
        <w:rPr>
          <w:rFonts w:ascii="Times New Roman" w:eastAsia="Calibri" w:hAnsi="Times New Roman" w:cs="Times New Roman"/>
          <w:sz w:val="24"/>
          <w:szCs w:val="24"/>
        </w:rPr>
        <w:lastRenderedPageBreak/>
        <w:t xml:space="preserve">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5641947F"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r w:rsidR="00C32C4C">
        <w:rPr>
          <w:rFonts w:ascii="Times New Roman" w:eastAsia="Calibri" w:hAnsi="Times New Roman" w:cs="Times New Roman"/>
          <w:color w:val="333333"/>
          <w:sz w:val="24"/>
          <w:szCs w:val="24"/>
          <w:shd w:val="pct15" w:color="auto" w:fill="FFFFFF"/>
        </w:rPr>
        <w:t>In light of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errors</w:t>
      </w:r>
      <w:del w:id="351" w:author="Laura Dee" w:date="2024-02-12T16:13:00Z">
        <w:r w:rsidRPr="008B5873" w:rsidDel="00E15A86">
          <w:rPr>
            <w:rFonts w:ascii="Times New Roman" w:eastAsia="Calibri" w:hAnsi="Times New Roman" w:cs="Times New Roman"/>
            <w:color w:val="333333"/>
            <w:sz w:val="24"/>
            <w:szCs w:val="24"/>
            <w:shd w:val="pct15" w:color="auto" w:fill="FFFFFF"/>
          </w:rPr>
          <w:delText xml:space="preserve"> for </w:delText>
        </w:r>
      </w:del>
      <w:del w:id="352" w:author="Laura Dee" w:date="2024-02-12T16:12:00Z">
        <w:r w:rsidRPr="008B5873" w:rsidDel="0074336F">
          <w:rPr>
            <w:rFonts w:ascii="Times New Roman" w:eastAsia="Calibri" w:hAnsi="Times New Roman" w:cs="Times New Roman"/>
            <w:color w:val="333333"/>
            <w:sz w:val="24"/>
            <w:szCs w:val="24"/>
            <w:shd w:val="pct15" w:color="auto" w:fill="FFFFFF"/>
          </w:rPr>
          <w:delText>some of</w:delText>
        </w:r>
      </w:del>
      <w:del w:id="353" w:author="Laura Dee" w:date="2024-02-12T16:13:00Z">
        <w:r w:rsidRPr="008B5873" w:rsidDel="00E15A86">
          <w:rPr>
            <w:rFonts w:ascii="Times New Roman" w:eastAsia="Calibri" w:hAnsi="Times New Roman" w:cs="Times New Roman"/>
            <w:color w:val="333333"/>
            <w:sz w:val="24"/>
            <w:szCs w:val="24"/>
            <w:shd w:val="pct15" w:color="auto" w:fill="FFFFFF"/>
          </w:rPr>
          <w:delText xml:space="preserve"> the models</w:delText>
        </w:r>
        <w:r w:rsidR="00C32C4C" w:rsidRPr="008B5873" w:rsidDel="00E15A86">
          <w:rPr>
            <w:rFonts w:ascii="Times New Roman" w:eastAsia="Calibri" w:hAnsi="Times New Roman" w:cs="Times New Roman"/>
            <w:color w:val="333333"/>
            <w:sz w:val="24"/>
            <w:szCs w:val="24"/>
            <w:shd w:val="pct15" w:color="auto" w:fill="FFFFFF"/>
          </w:rPr>
          <w:delText xml:space="preserve"> above</w:delText>
        </w:r>
      </w:del>
      <w:r w:rsidR="008E6C56" w:rsidRPr="008B5873">
        <w:rPr>
          <w:rFonts w:ascii="Times New Roman" w:eastAsia="Calibri" w:hAnsi="Times New Roman" w:cs="Times New Roman"/>
          <w:color w:val="333333"/>
          <w:sz w:val="24"/>
          <w:szCs w:val="24"/>
          <w:shd w:val="pct15" w:color="auto" w:fill="FFFFFF"/>
        </w:rPr>
        <w:t xml:space="preserve">.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ins w:id="354" w:author="Laura Dee" w:date="2024-02-12T16:13:00Z">
        <w:r w:rsidR="00CC2CB0">
          <w:rPr>
            <w:rFonts w:ascii="Times New Roman" w:eastAsia="Calibri" w:hAnsi="Times New Roman" w:cs="Times New Roman"/>
            <w:sz w:val="24"/>
            <w:szCs w:val="24"/>
            <w:shd w:val="pct15" w:color="auto" w:fill="FFFFFF"/>
          </w:rPr>
          <w:t xml:space="preserve"> for modeling stand</w:t>
        </w:r>
      </w:ins>
      <w:ins w:id="355" w:author="Laura Dee" w:date="2024-02-12T16:14:00Z">
        <w:r w:rsidR="00CC2CB0">
          <w:rPr>
            <w:rFonts w:ascii="Times New Roman" w:eastAsia="Calibri" w:hAnsi="Times New Roman" w:cs="Times New Roman"/>
            <w:sz w:val="24"/>
            <w:szCs w:val="24"/>
            <w:shd w:val="pct15" w:color="auto" w:fill="FFFFFF"/>
          </w:rPr>
          <w:t>ard errors</w:t>
        </w:r>
      </w:ins>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w:t>
      </w:r>
      <w:del w:id="356" w:author="Laura Dee" w:date="2024-02-12T16:15:00Z">
        <w:r w:rsidR="008E6C56" w:rsidRPr="002C3801" w:rsidDel="0080477F">
          <w:rPr>
            <w:rFonts w:ascii="Times New Roman" w:eastAsia="Calibri" w:hAnsi="Times New Roman" w:cs="Times New Roman"/>
            <w:color w:val="333333"/>
            <w:sz w:val="24"/>
            <w:szCs w:val="24"/>
            <w:shd w:val="pct15" w:color="auto" w:fill="FFFFFF"/>
          </w:rPr>
          <w:delText xml:space="preserve">or review </w:delText>
        </w:r>
      </w:del>
      <w:r w:rsidR="008E6C56" w:rsidRPr="002C3801">
        <w:rPr>
          <w:rFonts w:ascii="Times New Roman" w:eastAsia="Calibri" w:hAnsi="Times New Roman" w:cs="Times New Roman"/>
          <w:color w:val="333333"/>
          <w:sz w:val="24"/>
          <w:szCs w:val="24"/>
          <w:shd w:val="pct15" w:color="auto" w:fill="FFFFFF"/>
        </w:rPr>
        <w:t xml:space="preserve">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w:t>
      </w:r>
      <w:del w:id="357" w:author="Laura Dee" w:date="2024-02-12T16:15:00Z">
        <w:r w:rsidR="008E6C56" w:rsidRPr="002C3801" w:rsidDel="0080477F">
          <w:rPr>
            <w:rFonts w:ascii="Times New Roman" w:eastAsia="Calibri" w:hAnsi="Times New Roman" w:cs="Times New Roman"/>
            <w:color w:val="333333"/>
            <w:sz w:val="24"/>
            <w:szCs w:val="24"/>
            <w:shd w:val="pct15" w:color="auto" w:fill="FFFFFF"/>
          </w:rPr>
          <w:delText xml:space="preserve">but </w:delText>
        </w:r>
      </w:del>
      <w:ins w:id="358" w:author="Laura Dee" w:date="2024-02-12T16:15:00Z">
        <w:r w:rsidR="0080477F">
          <w:rPr>
            <w:rFonts w:ascii="Times New Roman" w:eastAsia="Calibri" w:hAnsi="Times New Roman" w:cs="Times New Roman"/>
            <w:color w:val="333333"/>
            <w:sz w:val="24"/>
            <w:szCs w:val="24"/>
            <w:shd w:val="pct15" w:color="auto" w:fill="FFFFFF"/>
          </w:rPr>
          <w:t>and</w:t>
        </w:r>
        <w:r w:rsidR="0080477F" w:rsidRPr="002C3801">
          <w:rPr>
            <w:rFonts w:ascii="Times New Roman" w:eastAsia="Calibri" w:hAnsi="Times New Roman" w:cs="Times New Roman"/>
            <w:color w:val="333333"/>
            <w:sz w:val="24"/>
            <w:szCs w:val="24"/>
            <w:shd w:val="pct15" w:color="auto" w:fill="FFFFFF"/>
          </w:rPr>
          <w:t xml:space="preserve"> </w:t>
        </w:r>
      </w:ins>
      <w:r w:rsidR="008E6C56" w:rsidRPr="002C3801">
        <w:rPr>
          <w:rFonts w:ascii="Times New Roman" w:eastAsia="Calibri" w:hAnsi="Times New Roman" w:cs="Times New Roman"/>
          <w:color w:val="333333"/>
          <w:sz w:val="24"/>
          <w:szCs w:val="24"/>
          <w:shd w:val="pct15" w:color="auto" w:fill="FFFFFF"/>
        </w:rPr>
        <w:t xml:space="preserve">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3AFA882A"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Why did you </w:t>
      </w:r>
      <w:r w:rsidR="001E531B">
        <w:rPr>
          <w:rFonts w:ascii="Times New Roman" w:eastAsia="Calibri" w:hAnsi="Times New Roman" w:cs="Times New Roman"/>
          <w:color w:val="333333"/>
          <w:sz w:val="24"/>
          <w:szCs w:val="24"/>
        </w:rPr>
        <w:t>control for</w:t>
      </w:r>
      <w:r w:rsidR="001E531B"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some covariates and not others? Do you have a </w:t>
      </w:r>
      <w:r w:rsidR="00D27DE9">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w:t>
      </w:r>
      <w:r w:rsidR="00D27DE9">
        <w:rPr>
          <w:rFonts w:ascii="Times New Roman" w:eastAsia="Calibri" w:hAnsi="Times New Roman" w:cs="Times New Roman"/>
          <w:color w:val="333333"/>
          <w:sz w:val="24"/>
          <w:szCs w:val="24"/>
        </w:rPr>
        <w:t xml:space="preserve">or </w:t>
      </w:r>
      <w:r w:rsidR="00A73EEE">
        <w:rPr>
          <w:rFonts w:ascii="Times New Roman" w:eastAsia="Calibri" w:hAnsi="Times New Roman" w:cs="Times New Roman"/>
          <w:color w:val="333333"/>
          <w:sz w:val="24"/>
          <w:szCs w:val="24"/>
        </w:rPr>
        <w:t xml:space="preserve">even </w:t>
      </w:r>
      <w:r w:rsidR="00D27DE9">
        <w:rPr>
          <w:rFonts w:ascii="Times New Roman" w:eastAsia="Calibri" w:hAnsi="Times New Roman" w:cs="Times New Roman"/>
          <w:color w:val="333333"/>
          <w:sz w:val="24"/>
          <w:szCs w:val="24"/>
        </w:rPr>
        <w:t xml:space="preserve">a conceptual model </w:t>
      </w:r>
      <w:r w:rsidRPr="002C3801">
        <w:rPr>
          <w:rFonts w:ascii="Times New Roman" w:eastAsia="Calibri" w:hAnsi="Times New Roman" w:cs="Times New Roman"/>
          <w:color w:val="333333"/>
          <w:sz w:val="24"/>
          <w:szCs w:val="24"/>
        </w:rPr>
        <w:t xml:space="preserve">of your system that might help a reader understand your thought process? </w:t>
      </w:r>
      <w:r w:rsidR="001E531B">
        <w:rPr>
          <w:rFonts w:ascii="Times New Roman" w:eastAsia="Calibri" w:hAnsi="Times New Roman" w:cs="Times New Roman"/>
          <w:color w:val="333333"/>
          <w:sz w:val="24"/>
          <w:szCs w:val="24"/>
        </w:rPr>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w:t>
      </w:r>
      <w:r w:rsidRPr="00D85F52">
        <w:rPr>
          <w:rFonts w:ascii="Times New Roman" w:eastAsia="Calibri" w:hAnsi="Times New Roman" w:cs="Times New Roman"/>
          <w:color w:val="333333"/>
          <w:sz w:val="24"/>
          <w:szCs w:val="24"/>
        </w:rPr>
        <w:lastRenderedPageBreak/>
        <w:t xml:space="preserve">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2A495532"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58504328"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xml:space="preserve">, as in a </w:t>
      </w:r>
      <w:ins w:id="359" w:author="Laura Dee" w:date="2024-02-15T08:10:00Z">
        <w:r w:rsidR="00774F2F">
          <w:rPr>
            <w:rFonts w:ascii="Times New Roman" w:eastAsia="Times New Roman" w:hAnsi="Times New Roman" w:cs="Times New Roman"/>
            <w:color w:val="242424"/>
            <w:sz w:val="24"/>
            <w:szCs w:val="24"/>
            <w:bdr w:val="none" w:sz="0" w:space="0" w:color="auto" w:frame="1"/>
            <w:lang w:eastAsia="en-US"/>
          </w:rPr>
          <w:t xml:space="preserve">before-after-control impact, or </w:t>
        </w:r>
      </w:ins>
      <w:r w:rsidR="002A2FDB" w:rsidRPr="00C77036">
        <w:rPr>
          <w:rFonts w:ascii="Times New Roman" w:eastAsia="Times New Roman" w:hAnsi="Times New Roman" w:cs="Times New Roman"/>
          <w:color w:val="242424"/>
          <w:sz w:val="24"/>
          <w:szCs w:val="24"/>
          <w:bdr w:val="none" w:sz="0" w:space="0" w:color="auto" w:frame="1"/>
          <w:lang w:eastAsia="en-US"/>
        </w:rPr>
        <w:t>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w:t>
      </w:r>
      <w:ins w:id="360" w:author="Laura Dee" w:date="2024-02-15T08:28:00Z">
        <w:r w:rsidR="00A1372E">
          <w:rPr>
            <w:rFonts w:ascii="Times New Roman" w:eastAsia="Times New Roman" w:hAnsi="Times New Roman" w:cs="Times New Roman"/>
            <w:color w:val="242424"/>
            <w:sz w:val="24"/>
            <w:szCs w:val="24"/>
            <w:bdr w:val="none" w:sz="0" w:space="0" w:color="auto" w:frame="1"/>
            <w:lang w:eastAsia="en-US"/>
          </w:rPr>
          <w:t xml:space="preserve">after </w:t>
        </w:r>
      </w:ins>
      <w:r w:rsidRPr="008B5854">
        <w:rPr>
          <w:rFonts w:ascii="Times New Roman" w:eastAsia="Times New Roman" w:hAnsi="Times New Roman" w:cs="Times New Roman"/>
          <w:color w:val="242424"/>
          <w:sz w:val="24"/>
          <w:szCs w:val="24"/>
          <w:bdr w:val="none" w:sz="0" w:space="0" w:color="auto" w:frame="1"/>
          <w:lang w:eastAsia="en-US"/>
        </w:rPr>
        <w:t>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lastRenderedPageBreak/>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Borusyak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{"citationID":"a1tbrjvf39f","properties":{"formattedCitation":"(Altonji {\\i{}et al.} 2005; Oster 2019; Rosenbaum 2002)","plainCitation":"(Altonji et al. 2005;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(Altonji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2005;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454B78DD"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Arif &amp; MacNeil 2022; Butsic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the use of mediators between a cause and effect that are unaffected by confounders</w:t>
      </w:r>
      <w:r w:rsidR="001E531B">
        <w:rPr>
          <w:rFonts w:ascii="Times New Roman" w:eastAsia="Calibri" w:hAnsi="Times New Roman" w:cs="Times New Roman"/>
          <w:color w:val="333333"/>
          <w:sz w:val="24"/>
          <w:szCs w:val="24"/>
          <w:lang w:val="en-US"/>
        </w:rPr>
        <w:t xml:space="preserve"> </w:t>
      </w:r>
      <w:r w:rsidR="00696F6A" w:rsidRPr="005A1547">
        <w:rPr>
          <w:rFonts w:ascii="Times New Roman" w:eastAsia="Calibri" w:hAnsi="Times New Roman" w:cs="Times New Roman"/>
          <w:color w:val="333333"/>
          <w:sz w:val="24"/>
          <w:szCs w:val="24"/>
          <w:lang w:val="en-US"/>
        </w:rPr>
        <w:t>–</w:t>
      </w:r>
      <w:r w:rsidR="00696F6A">
        <w:rPr>
          <w:rFonts w:ascii="Times New Roman" w:eastAsia="Calibri" w:hAnsi="Times New Roman" w:cs="Times New Roman"/>
          <w:color w:val="333333"/>
          <w:sz w:val="24"/>
          <w:szCs w:val="24"/>
          <w:lang w:val="en-US"/>
        </w:rPr>
        <w:t xml:space="preserve"> </w:t>
      </w:r>
      <w:r w:rsidR="0095468B">
        <w:rPr>
          <w:rFonts w:ascii="Times New Roman" w:eastAsia="Calibri" w:hAnsi="Times New Roman" w:cs="Times New Roman"/>
          <w:color w:val="333333"/>
          <w:sz w:val="24"/>
          <w:szCs w:val="24"/>
          <w:lang w:val="en-US"/>
        </w:rPr>
        <w:t xml:space="preserve">could </w:t>
      </w:r>
      <w:r w:rsidR="00696F6A">
        <w:rPr>
          <w:rFonts w:ascii="Times New Roman" w:eastAsia="Calibri" w:hAnsi="Times New Roman" w:cs="Times New Roman"/>
          <w:color w:val="333333"/>
          <w:sz w:val="24"/>
          <w:szCs w:val="24"/>
          <w:lang w:val="en-US"/>
        </w:rPr>
        <w:t>also prove useful for ecology</w:t>
      </w:r>
      <w:r w:rsidR="001E531B">
        <w:rPr>
          <w:rFonts w:ascii="Times New Roman" w:eastAsia="Calibri" w:hAnsi="Times New Roman" w:cs="Times New Roman"/>
          <w:color w:val="333333"/>
          <w:sz w:val="24"/>
          <w:szCs w:val="24"/>
          <w:lang w:val="en-US"/>
        </w:rPr>
        <w:t xml:space="preserve"> for </w:t>
      </w:r>
      <w:r w:rsidR="0095468B">
        <w:rPr>
          <w:rFonts w:ascii="Times New Roman" w:eastAsia="Calibri" w:hAnsi="Times New Roman" w:cs="Times New Roman"/>
          <w:color w:val="333333"/>
          <w:sz w:val="24"/>
          <w:szCs w:val="24"/>
          <w:lang w:val="en-US"/>
        </w:rPr>
        <w:t>identifying</w:t>
      </w:r>
      <w:r w:rsidR="001E531B">
        <w:rPr>
          <w:rFonts w:ascii="Times New Roman" w:eastAsia="Calibri" w:hAnsi="Times New Roman" w:cs="Times New Roman"/>
          <w:color w:val="333333"/>
          <w:sz w:val="24"/>
          <w:szCs w:val="24"/>
          <w:lang w:val="en-US"/>
        </w:rPr>
        <w:t xml:space="preserve"> </w:t>
      </w:r>
      <w:r w:rsidR="001E531B" w:rsidRPr="005A1547">
        <w:rPr>
          <w:rFonts w:ascii="Times New Roman" w:eastAsia="Calibri" w:hAnsi="Times New Roman" w:cs="Times New Roman"/>
          <w:color w:val="333333"/>
          <w:sz w:val="24"/>
          <w:szCs w:val="24"/>
          <w:lang w:val="en-US"/>
        </w:rPr>
        <w:t>a causal relationship</w:t>
      </w:r>
      <w:r w:rsidRPr="005A1547">
        <w:rPr>
          <w:rFonts w:ascii="Times New Roman" w:eastAsia="Calibri" w:hAnsi="Times New Roman" w:cs="Times New Roman"/>
          <w:color w:val="333333"/>
          <w:sz w:val="24"/>
          <w:szCs w:val="24"/>
          <w:lang w:val="en-US"/>
        </w:rPr>
        <w:t xml:space="preserve"> </w:t>
      </w:r>
      <w:r w:rsidR="005A1547" w:rsidRPr="005A1547">
        <w:rPr>
          <w:rFonts w:ascii="Times New Roman" w:hAnsi="Times New Roman" w:cs="Times New Roman"/>
          <w:sz w:val="24"/>
          <w:szCs w:val="24"/>
        </w:rPr>
        <w:fldChar w:fldCharType="begin"/>
      </w:r>
      <w:r w:rsidR="00045A25">
        <w:rPr>
          <w:rFonts w:ascii="Times New Roman" w:hAnsi="Times New Roman" w:cs="Times New Roman"/>
          <w:sz w:val="24"/>
          <w:szCs w:val="24"/>
          <w:lang w:val="en-US"/>
        </w:rPr>
        <w:instrText xml:space="preserve"> ADDIN ZOTERO_ITEM CSL_CITATION {"citationID":"a1j8ipr96mb","properties":{"formattedCitation":"(Bellemare {\\i{}et al.} 2020; Pearl {\\i{}et al.} 2016)","plainCitation":"(Bellemare et al. 2020; Pearl et al. 2016)","noteIndex":0},"citationItems":[{"id":11229,"uris":["http://zotero.org/users/1810851/items/MSXWSGUP"],"itemData":{"id":11229,"type":"article-journal","abstract":"We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5A1547">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(Bellemare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005A1547" w:rsidRPr="005A1547">
        <w:rPr>
          <w:rFonts w:ascii="Times New Roman" w:eastAsia="Calibri" w:hAnsi="Times New Roman" w:cs="Times New Roman"/>
          <w:sz w:val="24"/>
          <w:szCs w:val="24"/>
        </w:rPr>
        <w:fldChar w:fldCharType="end"/>
      </w:r>
      <w:r w:rsidR="0095468B">
        <w:rPr>
          <w:rFonts w:ascii="Times New Roman" w:eastAsia="Calibri" w:hAnsi="Times New Roman" w:cs="Times New Roman"/>
          <w:sz w:val="24"/>
          <w:szCs w:val="24"/>
        </w:rPr>
        <w:t>;</w:t>
      </w:r>
      <w:r w:rsidR="00696F6A">
        <w:rPr>
          <w:rFonts w:ascii="Times New Roman" w:eastAsia="Calibri" w:hAnsi="Times New Roman" w:cs="Times New Roman"/>
          <w:sz w:val="24"/>
          <w:szCs w:val="24"/>
        </w:rPr>
        <w:t xml:space="preserve"> although,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w:t>
      </w:r>
      <w:r w:rsidRPr="002C3801">
        <w:rPr>
          <w:rFonts w:ascii="Times New Roman" w:eastAsia="Calibri" w:hAnsi="Times New Roman" w:cs="Times New Roman"/>
          <w:color w:val="333333"/>
          <w:sz w:val="24"/>
          <w:szCs w:val="24"/>
        </w:rPr>
        <w:lastRenderedPageBreak/>
        <w:t xml:space="preserve">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361" w:name="_3rdcrjn" w:colFirst="0" w:colLast="0"/>
      <w:bookmarkEnd w:id="361"/>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362" w:name="_26in1rg" w:colFirst="0" w:colLast="0"/>
      <w:bookmarkEnd w:id="362"/>
      <w:r w:rsidRPr="002C3801">
        <w:rPr>
          <w:rFonts w:ascii="Times New Roman" w:eastAsia="Calibri" w:hAnsi="Times New Roman" w:cs="Times New Roman"/>
          <w:b/>
          <w:sz w:val="24"/>
          <w:szCs w:val="24"/>
        </w:rPr>
        <w:t>Acknowledgements</w:t>
      </w:r>
    </w:p>
    <w:p w14:paraId="0DE7FB7C" w14:textId="04A31478" w:rsidR="00766C2E" w:rsidRPr="002C3801"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Scaling-up productivity responses to changes in biodiversity</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for initiating the conversations and feedback that led to this paper</w:t>
      </w:r>
      <w:r w:rsidR="00EE5F78" w:rsidRPr="002C3801">
        <w:rPr>
          <w:rFonts w:ascii="Times New Roman" w:eastAsia="Calibri" w:hAnsi="Times New Roman" w:cs="Times New Roman"/>
          <w:sz w:val="24"/>
          <w:szCs w:val="24"/>
        </w:rPr>
        <w:t xml:space="preserve">, supported by </w:t>
      </w:r>
      <w:r w:rsidR="00EE5F78" w:rsidRPr="002C3801">
        <w:rPr>
          <w:rFonts w:ascii="Times New Roman" w:hAnsi="Times New Roman" w:cs="Times New Roman"/>
          <w:color w:val="222222"/>
          <w:sz w:val="24"/>
          <w:szCs w:val="24"/>
          <w:shd w:val="clear" w:color="auto" w:fill="FFFFFF"/>
        </w:rPr>
        <w:t>the NSF Long-Term Ecological Research (LTER) Network Communications Office and DEB-1545288</w:t>
      </w:r>
      <w:r w:rsidRPr="002C3801">
        <w:rPr>
          <w:rFonts w:ascii="Times New Roman" w:eastAsia="Calibri" w:hAnsi="Times New Roman" w:cs="Times New Roman"/>
          <w:sz w:val="24"/>
          <w:szCs w:val="24"/>
        </w:rPr>
        <w:t>. This work was partially supported by the National Science Foundation as part of the PIE-LTER Program (award #1637630)</w:t>
      </w:r>
      <w:r w:rsidR="000C6C5D">
        <w:rPr>
          <w:rFonts w:ascii="Times New Roman" w:eastAsia="Calibri" w:hAnsi="Times New Roman" w:cs="Times New Roman"/>
          <w:sz w:val="24"/>
          <w:szCs w:val="24"/>
        </w:rPr>
        <w:t xml:space="preserve">, Woods Hole Sea Grant, and </w:t>
      </w:r>
      <w:r w:rsidRPr="002C3801">
        <w:rPr>
          <w:rFonts w:ascii="Times New Roman" w:eastAsia="Calibri" w:hAnsi="Times New Roman" w:cs="Times New Roman"/>
          <w:sz w:val="24"/>
          <w:szCs w:val="24"/>
        </w:rPr>
        <w:t>the Stone Living Lab</w:t>
      </w:r>
      <w:r w:rsidR="00D26E89" w:rsidRPr="002C3801">
        <w:rPr>
          <w:rFonts w:ascii="Times New Roman" w:eastAsia="Calibri" w:hAnsi="Times New Roman" w:cs="Times New Roman"/>
          <w:sz w:val="24"/>
          <w:szCs w:val="24"/>
        </w:rPr>
        <w:t xml:space="preserve"> to J.B.</w:t>
      </w:r>
      <w:r w:rsidR="008E5E9A" w:rsidRPr="002C3801">
        <w:rPr>
          <w:rFonts w:ascii="Times New Roman" w:eastAsia="Calibri" w:hAnsi="Times New Roman" w:cs="Times New Roman"/>
          <w:sz w:val="24"/>
          <w:szCs w:val="24"/>
        </w:rPr>
        <w:t xml:space="preserve">; </w:t>
      </w:r>
      <w:r w:rsidR="00D26E89" w:rsidRPr="002C3801">
        <w:rPr>
          <w:rFonts w:ascii="Times New Roman" w:eastAsia="Calibri" w:hAnsi="Times New Roman" w:cs="Times New Roman"/>
          <w:sz w:val="24"/>
          <w:szCs w:val="24"/>
        </w:rPr>
        <w:t>and</w:t>
      </w:r>
      <w:ins w:id="363" w:author="Laura Dee" w:date="2024-02-15T09:52:00Z">
        <w:r w:rsidR="00464824">
          <w:rPr>
            <w:rFonts w:ascii="Times New Roman" w:eastAsia="Calibri" w:hAnsi="Times New Roman" w:cs="Times New Roman"/>
            <w:sz w:val="24"/>
            <w:szCs w:val="24"/>
          </w:rPr>
          <w:t xml:space="preserve"> by</w:t>
        </w:r>
      </w:ins>
      <w:r w:rsidR="00D26E89" w:rsidRPr="002C3801">
        <w:rPr>
          <w:rFonts w:ascii="Times New Roman" w:eastAsia="Calibri" w:hAnsi="Times New Roman" w:cs="Times New Roman"/>
          <w:sz w:val="24"/>
          <w:szCs w:val="24"/>
        </w:rPr>
        <w:t xml:space="preserve"> NSF OCE #</w:t>
      </w:r>
      <w:del w:id="364" w:author="Laura Dee" w:date="2024-02-14T15:37:00Z">
        <w:r w:rsidR="00D26E89" w:rsidRPr="002C3801" w:rsidDel="004312CF">
          <w:rPr>
            <w:rFonts w:ascii="Times New Roman" w:eastAsia="Calibri" w:hAnsi="Times New Roman" w:cs="Times New Roman"/>
            <w:sz w:val="24"/>
            <w:szCs w:val="24"/>
          </w:rPr>
          <w:delText xml:space="preserve"> </w:delText>
        </w:r>
      </w:del>
      <w:r w:rsidR="00DE2385" w:rsidRPr="002C3801">
        <w:rPr>
          <w:rFonts w:ascii="Times New Roman" w:hAnsi="Times New Roman" w:cs="Times New Roman"/>
          <w:color w:val="151617"/>
          <w:sz w:val="24"/>
          <w:szCs w:val="24"/>
          <w:lang w:val="en-US"/>
        </w:rPr>
        <w:t>2049360</w:t>
      </w:r>
      <w:ins w:id="365" w:author="Laura Dee" w:date="2024-02-15T08:14:00Z">
        <w:r w:rsidR="008A4601">
          <w:rPr>
            <w:rFonts w:ascii="Times New Roman" w:hAnsi="Times New Roman" w:cs="Times New Roman"/>
            <w:color w:val="151617"/>
            <w:sz w:val="24"/>
            <w:szCs w:val="24"/>
            <w:lang w:val="en-US"/>
          </w:rPr>
          <w:t xml:space="preserve">, NSF </w:t>
        </w:r>
      </w:ins>
      <w:del w:id="366" w:author="Laura Dee" w:date="2024-02-15T08:14:00Z">
        <w:r w:rsidR="0087174D" w:rsidRPr="006E66A0" w:rsidDel="008A4601">
          <w:rPr>
            <w:rFonts w:ascii="Times New Roman" w:hAnsi="Times New Roman" w:cs="Times New Roman"/>
            <w:color w:val="151617"/>
            <w:sz w:val="24"/>
            <w:szCs w:val="24"/>
            <w:lang w:val="en-US"/>
          </w:rPr>
          <w:delText xml:space="preserve"> </w:delText>
        </w:r>
      </w:del>
      <w:ins w:id="367" w:author="Laura Dee" w:date="2024-02-15T08:10:00Z">
        <w:r w:rsidR="0016569B" w:rsidRPr="006E66A0">
          <w:rPr>
            <w:rFonts w:ascii="Times New Roman" w:hAnsi="Times New Roman" w:cs="Times New Roman"/>
            <w:color w:val="151617"/>
            <w:sz w:val="24"/>
            <w:szCs w:val="24"/>
            <w:lang w:val="en-US"/>
          </w:rPr>
          <w:t>CAREER #</w:t>
        </w:r>
      </w:ins>
      <w:ins w:id="368" w:author="Laura Dee" w:date="2024-02-15T08:14:00Z">
        <w:r w:rsidR="00FD2E74" w:rsidRPr="006E66A0">
          <w:rPr>
            <w:rFonts w:ascii="Times New Roman" w:hAnsi="Times New Roman" w:cs="Times New Roman"/>
            <w:color w:val="242424"/>
            <w:sz w:val="23"/>
            <w:szCs w:val="23"/>
            <w:shd w:val="clear" w:color="auto" w:fill="FFFFFF"/>
            <w:rPrChange w:id="369" w:author="Laura Dee" w:date="2024-02-15T16:22:00Z">
              <w:rPr>
                <w:rFonts w:ascii="Segoe UI" w:hAnsi="Segoe UI" w:cs="Segoe UI"/>
                <w:color w:val="242424"/>
                <w:sz w:val="23"/>
                <w:szCs w:val="23"/>
                <w:shd w:val="clear" w:color="auto" w:fill="FFFFFF"/>
              </w:rPr>
            </w:rPrChange>
          </w:rPr>
          <w:t>2340606</w:t>
        </w:r>
        <w:r w:rsidR="008A4601" w:rsidRPr="006E66A0">
          <w:rPr>
            <w:rFonts w:ascii="Times New Roman" w:hAnsi="Times New Roman" w:cs="Times New Roman"/>
            <w:color w:val="242424"/>
            <w:sz w:val="23"/>
            <w:szCs w:val="23"/>
            <w:shd w:val="clear" w:color="auto" w:fill="FFFFFF"/>
            <w:rPrChange w:id="370" w:author="Laura Dee" w:date="2024-02-15T16:22:00Z">
              <w:rPr>
                <w:rFonts w:ascii="Segoe UI" w:hAnsi="Segoe UI" w:cs="Segoe UI"/>
                <w:color w:val="242424"/>
                <w:sz w:val="23"/>
                <w:szCs w:val="23"/>
                <w:shd w:val="clear" w:color="auto" w:fill="FFFFFF"/>
              </w:rPr>
            </w:rPrChange>
          </w:rPr>
          <w:t>,</w:t>
        </w:r>
      </w:ins>
      <w:ins w:id="371" w:author="Laura Dee" w:date="2024-02-15T08:10:00Z">
        <w:r w:rsidR="0016569B">
          <w:rPr>
            <w:rFonts w:ascii="Times New Roman" w:hAnsi="Times New Roman" w:cs="Times New Roman"/>
            <w:color w:val="151617"/>
            <w:sz w:val="24"/>
            <w:szCs w:val="24"/>
            <w:lang w:val="en-US"/>
          </w:rPr>
          <w:t xml:space="preserve"> </w:t>
        </w:r>
      </w:ins>
      <w:r w:rsidR="0087174D">
        <w:rPr>
          <w:rFonts w:ascii="Times New Roman" w:hAnsi="Times New Roman" w:cs="Times New Roman"/>
          <w:color w:val="151617"/>
          <w:sz w:val="24"/>
          <w:szCs w:val="24"/>
          <w:lang w:val="en-US"/>
        </w:rPr>
        <w:t xml:space="preserve">and NASA </w:t>
      </w:r>
      <w:proofErr w:type="spellStart"/>
      <w:r w:rsidR="0087174D">
        <w:rPr>
          <w:rFonts w:ascii="Times New Roman" w:hAnsi="Times New Roman" w:cs="Times New Roman"/>
          <w:color w:val="151617"/>
          <w:sz w:val="24"/>
          <w:szCs w:val="24"/>
          <w:lang w:val="en-US"/>
        </w:rPr>
        <w:t>BioS</w:t>
      </w:r>
      <w:ins w:id="372" w:author="Laura Dee" w:date="2024-02-14T15:37:00Z">
        <w:r w:rsidR="00D034D4">
          <w:rPr>
            <w:rFonts w:ascii="Times New Roman" w:hAnsi="Times New Roman" w:cs="Times New Roman"/>
            <w:color w:val="151617"/>
            <w:sz w:val="24"/>
            <w:szCs w:val="24"/>
            <w:lang w:val="en-US"/>
          </w:rPr>
          <w:t>C</w:t>
        </w:r>
      </w:ins>
      <w:del w:id="373" w:author="Laura Dee" w:date="2024-02-14T15:37:00Z">
        <w:r w:rsidR="0087174D" w:rsidDel="00D034D4">
          <w:rPr>
            <w:rFonts w:ascii="Times New Roman" w:hAnsi="Times New Roman" w:cs="Times New Roman"/>
            <w:color w:val="151617"/>
            <w:sz w:val="24"/>
            <w:szCs w:val="24"/>
            <w:lang w:val="en-US"/>
          </w:rPr>
          <w:delText>c</w:delText>
        </w:r>
      </w:del>
      <w:r w:rsidR="0087174D">
        <w:rPr>
          <w:rFonts w:ascii="Times New Roman" w:hAnsi="Times New Roman" w:cs="Times New Roman"/>
          <w:color w:val="151617"/>
          <w:sz w:val="24"/>
          <w:szCs w:val="24"/>
          <w:lang w:val="en-US"/>
        </w:rPr>
        <w:t>ape</w:t>
      </w:r>
      <w:proofErr w:type="spellEnd"/>
      <w:ins w:id="374" w:author="Laura Dee" w:date="2024-02-12T16:09:00Z">
        <w:r w:rsidR="008605B8">
          <w:rPr>
            <w:rFonts w:ascii="Times New Roman" w:hAnsi="Times New Roman" w:cs="Times New Roman"/>
            <w:color w:val="151617"/>
            <w:sz w:val="24"/>
            <w:szCs w:val="24"/>
            <w:lang w:val="en-US"/>
          </w:rPr>
          <w:t xml:space="preserve"> </w:t>
        </w:r>
      </w:ins>
      <w:ins w:id="375" w:author="Laura Dee" w:date="2024-02-14T15:38:00Z">
        <w:r w:rsidR="003B4741">
          <w:rPr>
            <w:rFonts w:ascii="Times New Roman" w:hAnsi="Times New Roman" w:cs="Times New Roman"/>
            <w:color w:val="151617"/>
            <w:sz w:val="24"/>
            <w:szCs w:val="24"/>
            <w:lang w:val="en-US"/>
          </w:rPr>
          <w:t>award</w:t>
        </w:r>
      </w:ins>
      <w:ins w:id="376" w:author="Laura Dee" w:date="2024-02-12T16:09:00Z">
        <w:r w:rsidR="008605B8">
          <w:rPr>
            <w:rFonts w:ascii="Times New Roman" w:hAnsi="Times New Roman" w:cs="Times New Roman"/>
            <w:color w:val="151617"/>
            <w:sz w:val="24"/>
            <w:szCs w:val="24"/>
            <w:lang w:val="en-US"/>
          </w:rPr>
          <w:t xml:space="preserve"> #</w:t>
        </w:r>
        <w:r w:rsidR="008605B8" w:rsidRPr="008605B8">
          <w:rPr>
            <w:rFonts w:ascii="Segoe UI" w:hAnsi="Segoe UI" w:cs="Segoe UI"/>
            <w:color w:val="242424"/>
            <w:shd w:val="clear" w:color="auto" w:fill="FFFFFF"/>
            <w:rPrChange w:id="377" w:author="Laura Dee" w:date="2024-02-12T16:09:00Z">
              <w:rPr>
                <w:rFonts w:ascii="Segoe UI" w:hAnsi="Segoe UI" w:cs="Segoe UI"/>
                <w:b/>
                <w:bCs/>
                <w:color w:val="242424"/>
                <w:shd w:val="clear" w:color="auto" w:fill="FFFFFF"/>
              </w:rPr>
            </w:rPrChange>
          </w:rPr>
          <w:t>80NSSC22K0796</w:t>
        </w:r>
      </w:ins>
      <w:r w:rsidR="0087174D">
        <w:rPr>
          <w:rFonts w:ascii="Times New Roman" w:hAnsi="Times New Roman" w:cs="Times New Roman"/>
          <w:color w:val="151617"/>
          <w:sz w:val="24"/>
          <w:szCs w:val="24"/>
          <w:lang w:val="en-US"/>
        </w:rPr>
        <w:t xml:space="preserve"> </w:t>
      </w:r>
      <w:r w:rsidR="00D26E89" w:rsidRPr="002C3801">
        <w:rPr>
          <w:rFonts w:ascii="Times New Roman" w:eastAsia="Calibri" w:hAnsi="Times New Roman" w:cs="Times New Roman"/>
          <w:sz w:val="24"/>
          <w:szCs w:val="24"/>
        </w:rPr>
        <w:t xml:space="preserve">to L.E.D. </w:t>
      </w:r>
      <w:r w:rsidRPr="002C3801">
        <w:rPr>
          <w:rFonts w:ascii="Times New Roman" w:eastAsia="Calibri" w:hAnsi="Times New Roman" w:cs="Times New Roman"/>
          <w:sz w:val="24"/>
          <w:szCs w:val="24"/>
        </w:rPr>
        <w:t xml:space="preserve">We thank </w:t>
      </w:r>
      <w:r w:rsidR="008E6BF8">
        <w:rPr>
          <w:rFonts w:ascii="Times New Roman" w:eastAsia="Calibri" w:hAnsi="Times New Roman" w:cs="Times New Roman"/>
          <w:sz w:val="24"/>
          <w:szCs w:val="24"/>
        </w:rPr>
        <w:t>S. Elmendorf,</w:t>
      </w:r>
      <w:r w:rsidR="00193A68">
        <w:rPr>
          <w:rFonts w:ascii="Times New Roman" w:eastAsia="Calibri" w:hAnsi="Times New Roman" w:cs="Times New Roman"/>
          <w:sz w:val="24"/>
          <w:szCs w:val="24"/>
        </w:rPr>
        <w:t xml:space="preserve"> B. Hobart,</w:t>
      </w:r>
      <w:r w:rsidR="008E6BF8">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77777777" w:rsidR="00BB3DA4" w:rsidRPr="002C3801" w:rsidRDefault="008A0201" w:rsidP="002C3801">
      <w:pPr>
        <w:spacing w:after="160" w:line="360" w:lineRule="auto"/>
        <w:rPr>
          <w:rFonts w:ascii="Calibri" w:eastAsia="Calibri" w:hAnsi="Calibri" w:cs="Calibri"/>
          <w:b/>
          <w:color w:val="000000" w:themeColor="text1"/>
          <w:sz w:val="24"/>
          <w:szCs w:val="24"/>
        </w:rPr>
      </w:pPr>
      <w:del w:id="378" w:author="Laura Dee" w:date="2024-02-12T16:10:00Z">
        <w:r w:rsidRPr="002C3801" w:rsidDel="00E035C4">
          <w:rPr>
            <w:sz w:val="24"/>
            <w:szCs w:val="24"/>
          </w:rPr>
          <w:delText xml:space="preserve"> </w:delText>
        </w:r>
      </w:del>
    </w:p>
    <w:p w14:paraId="5A498F5D" w14:textId="77777777" w:rsidR="006A63C0" w:rsidRPr="006A63C0" w:rsidRDefault="00BB3DA4" w:rsidP="006A63C0">
      <w:pPr>
        <w:pStyle w:val="Bibliography"/>
        <w:rPr>
          <w:rFonts w:ascii="Times New Roman" w:hAnsiTheme="majorHAnsi" w:cs="Times New Roman"/>
        </w:rPr>
      </w:pPr>
      <w:r w:rsidRPr="002C3801">
        <w:rPr>
          <w:rFonts w:ascii="Calibri" w:eastAsia="Calibri" w:hAnsi="Calibri" w:cs="Calibri"/>
          <w:b/>
          <w:color w:val="000000" w:themeColor="text1"/>
          <w:sz w:val="22"/>
          <w:szCs w:val="24"/>
        </w:rPr>
        <w:fldChar w:fldCharType="begin"/>
      </w:r>
      <w:r w:rsidR="006A63C0">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6A63C0" w:rsidRPr="006A63C0">
        <w:rPr>
          <w:rFonts w:ascii="Times New Roman" w:hAnsiTheme="majorHAnsi" w:cs="Times New Roman"/>
        </w:rPr>
        <w:t xml:space="preserve">Abadie, A., Athey, S., Imbens, G.W. &amp; Wooldridge, J. (2017). </w:t>
      </w:r>
      <w:r w:rsidR="006A63C0" w:rsidRPr="006A63C0">
        <w:rPr>
          <w:rFonts w:ascii="Times New Roman" w:hAnsiTheme="majorHAnsi" w:cs="Times New Roman"/>
          <w:i/>
          <w:iCs/>
        </w:rPr>
        <w:t>When Should You Adjust Standard Errors for Clustering?</w:t>
      </w:r>
      <w:r w:rsidR="006A63C0" w:rsidRPr="006A63C0">
        <w:rPr>
          <w:rFonts w:ascii="Times New Roman" w:hAnsiTheme="majorHAnsi" w:cs="Times New Roman"/>
        </w:rPr>
        <w:t xml:space="preserve"> (Working Paper No. 24003). Working Paper Series. National Bureau of Economic Research.</w:t>
      </w:r>
    </w:p>
    <w:p w14:paraId="530DBC5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Abdallah, W., Goergen, M. &amp; O</w:t>
      </w:r>
      <w:r w:rsidRPr="006A63C0">
        <w:rPr>
          <w:rFonts w:ascii="Times New Roman" w:hAnsiTheme="majorHAnsi" w:cs="Times New Roman"/>
        </w:rPr>
        <w:t>’</w:t>
      </w:r>
      <w:r w:rsidRPr="006A63C0">
        <w:rPr>
          <w:rFonts w:ascii="Times New Roman" w:hAnsiTheme="majorHAnsi" w:cs="Times New Roman"/>
        </w:rPr>
        <w:t xml:space="preserve">Sullivan, N. (2015). Endogeneity: How Failure to Correct for it can Cause Wrong Inferences and Some Remedies. </w:t>
      </w:r>
      <w:r w:rsidRPr="006A63C0">
        <w:rPr>
          <w:rFonts w:ascii="Times New Roman" w:hAnsiTheme="majorHAnsi" w:cs="Times New Roman"/>
          <w:i/>
          <w:iCs/>
        </w:rPr>
        <w:t>Br. J. Manag.</w:t>
      </w:r>
      <w:r w:rsidRPr="006A63C0">
        <w:rPr>
          <w:rFonts w:ascii="Times New Roman" w:hAnsiTheme="majorHAnsi" w:cs="Times New Roman"/>
        </w:rPr>
        <w:t>, 26, 791</w:t>
      </w:r>
      <w:r w:rsidRPr="006A63C0">
        <w:rPr>
          <w:rFonts w:ascii="Times New Roman" w:hAnsiTheme="majorHAnsi" w:cs="Times New Roman"/>
        </w:rPr>
        <w:t>–</w:t>
      </w:r>
      <w:r w:rsidRPr="006A63C0">
        <w:rPr>
          <w:rFonts w:ascii="Times New Roman" w:hAnsiTheme="majorHAnsi" w:cs="Times New Roman"/>
        </w:rPr>
        <w:t>804.</w:t>
      </w:r>
    </w:p>
    <w:p w14:paraId="50FE985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Altonji, J.G., Elder, T.E. &amp; Taber, C.R. (2005). Selection on Observed and Unobserved Variables: Assessing the Effectiveness of Catholic Schools. </w:t>
      </w:r>
      <w:r w:rsidRPr="006A63C0">
        <w:rPr>
          <w:rFonts w:ascii="Times New Roman" w:hAnsiTheme="majorHAnsi" w:cs="Times New Roman"/>
          <w:i/>
          <w:iCs/>
        </w:rPr>
        <w:t>J. Polit. Econ.</w:t>
      </w:r>
      <w:r w:rsidRPr="006A63C0">
        <w:rPr>
          <w:rFonts w:ascii="Times New Roman" w:hAnsiTheme="majorHAnsi" w:cs="Times New Roman"/>
        </w:rPr>
        <w:t>, 113, 151</w:t>
      </w:r>
      <w:r w:rsidRPr="006A63C0">
        <w:rPr>
          <w:rFonts w:ascii="Times New Roman" w:hAnsiTheme="majorHAnsi" w:cs="Times New Roman"/>
        </w:rPr>
        <w:t>–</w:t>
      </w:r>
      <w:r w:rsidRPr="006A63C0">
        <w:rPr>
          <w:rFonts w:ascii="Times New Roman" w:hAnsiTheme="majorHAnsi" w:cs="Times New Roman"/>
        </w:rPr>
        <w:t>184.</w:t>
      </w:r>
    </w:p>
    <w:p w14:paraId="52261EEF" w14:textId="77777777" w:rsidR="006A63C0" w:rsidRPr="006A63C0" w:rsidRDefault="006A63C0" w:rsidP="006A63C0">
      <w:pPr>
        <w:pStyle w:val="Bibliography"/>
        <w:rPr>
          <w:rFonts w:ascii="Times New Roman" w:hAnsiTheme="majorHAnsi" w:cs="Times New Roman"/>
          <w:lang w:val="de-DE"/>
        </w:rPr>
      </w:pPr>
      <w:r w:rsidRPr="006A63C0">
        <w:rPr>
          <w:rFonts w:ascii="Times New Roman" w:hAnsiTheme="majorHAnsi" w:cs="Times New Roman"/>
        </w:rPr>
        <w:t xml:space="preserve">Angrist, J.D., Imbens, G.W. &amp; Rubin, D.B. (1996). Identification of Causal Effects Using Instrumental Variables. </w:t>
      </w:r>
      <w:r w:rsidRPr="006A63C0">
        <w:rPr>
          <w:rFonts w:ascii="Times New Roman" w:hAnsiTheme="majorHAnsi" w:cs="Times New Roman"/>
          <w:i/>
          <w:iCs/>
          <w:lang w:val="de-DE"/>
        </w:rPr>
        <w:t>J. Am. Stat. Assoc.</w:t>
      </w:r>
      <w:r w:rsidRPr="006A63C0">
        <w:rPr>
          <w:rFonts w:ascii="Times New Roman" w:hAnsiTheme="majorHAnsi" w:cs="Times New Roman"/>
          <w:lang w:val="de-DE"/>
        </w:rPr>
        <w:t>, 29.</w:t>
      </w:r>
    </w:p>
    <w:p w14:paraId="1B7DA9E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lang w:val="de-DE"/>
        </w:rPr>
        <w:t xml:space="preserve">Angrist, J.D. &amp; Pischke, J.-S. (2008). </w:t>
      </w:r>
      <w:r w:rsidRPr="006A63C0">
        <w:rPr>
          <w:rFonts w:ascii="Times New Roman" w:hAnsiTheme="majorHAnsi" w:cs="Times New Roman"/>
        </w:rPr>
        <w:t xml:space="preserve">Mostly harmless econometrics. In: </w:t>
      </w:r>
      <w:r w:rsidRPr="006A63C0">
        <w:rPr>
          <w:rFonts w:ascii="Times New Roman" w:hAnsiTheme="majorHAnsi" w:cs="Times New Roman"/>
          <w:i/>
          <w:iCs/>
        </w:rPr>
        <w:t>Mostly Harmless Econometrics</w:t>
      </w:r>
      <w:r w:rsidRPr="006A63C0">
        <w:rPr>
          <w:rFonts w:ascii="Times New Roman" w:hAnsiTheme="majorHAnsi" w:cs="Times New Roman"/>
        </w:rPr>
        <w:t>. Princeton university press.</w:t>
      </w:r>
    </w:p>
    <w:p w14:paraId="3EEC4FD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Antonakis, J., Bastardoz, N. &amp; R</w:t>
      </w:r>
      <w:r w:rsidRPr="006A63C0">
        <w:rPr>
          <w:rFonts w:ascii="Times New Roman" w:hAnsiTheme="majorHAnsi" w:cs="Times New Roman"/>
        </w:rPr>
        <w:t>ö</w:t>
      </w:r>
      <w:r w:rsidRPr="006A63C0">
        <w:rPr>
          <w:rFonts w:ascii="Times New Roman" w:hAnsiTheme="majorHAnsi" w:cs="Times New Roman"/>
        </w:rPr>
        <w:t>nkk</w:t>
      </w:r>
      <w:r w:rsidRPr="006A63C0">
        <w:rPr>
          <w:rFonts w:ascii="Times New Roman" w:hAnsiTheme="majorHAnsi" w:cs="Times New Roman"/>
        </w:rPr>
        <w:t>ö</w:t>
      </w:r>
      <w:r w:rsidRPr="006A63C0">
        <w:rPr>
          <w:rFonts w:ascii="Times New Roman" w:hAnsiTheme="majorHAnsi" w:cs="Times New Roman"/>
        </w:rPr>
        <w:t xml:space="preserve">, M. (2021). On Ignoring the Random Effects Assumption in Multilevel Models: Review, Critique, and Recommendations. </w:t>
      </w:r>
      <w:r w:rsidRPr="006A63C0">
        <w:rPr>
          <w:rFonts w:ascii="Times New Roman" w:hAnsiTheme="majorHAnsi" w:cs="Times New Roman"/>
          <w:i/>
          <w:iCs/>
        </w:rPr>
        <w:t>Organ. Res. Methods</w:t>
      </w:r>
      <w:r w:rsidRPr="006A63C0">
        <w:rPr>
          <w:rFonts w:ascii="Times New Roman" w:hAnsiTheme="majorHAnsi" w:cs="Times New Roman"/>
        </w:rPr>
        <w:t>, 24, 443</w:t>
      </w:r>
      <w:r w:rsidRPr="006A63C0">
        <w:rPr>
          <w:rFonts w:ascii="Times New Roman" w:hAnsiTheme="majorHAnsi" w:cs="Times New Roman"/>
        </w:rPr>
        <w:t>–</w:t>
      </w:r>
      <w:r w:rsidRPr="006A63C0">
        <w:rPr>
          <w:rFonts w:ascii="Times New Roman" w:hAnsiTheme="majorHAnsi" w:cs="Times New Roman"/>
        </w:rPr>
        <w:t>483.</w:t>
      </w:r>
    </w:p>
    <w:p w14:paraId="0AC0098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Antonakis, J., Bendahan, S., Jacquart, P. &amp; Lalive, R. (2010). On making causal claims: A review and recommendations. </w:t>
      </w:r>
      <w:r w:rsidRPr="006A63C0">
        <w:rPr>
          <w:rFonts w:ascii="Times New Roman" w:hAnsiTheme="majorHAnsi" w:cs="Times New Roman"/>
          <w:i/>
          <w:iCs/>
        </w:rPr>
        <w:t>Leadersh. Q.</w:t>
      </w:r>
      <w:r w:rsidRPr="006A63C0">
        <w:rPr>
          <w:rFonts w:ascii="Times New Roman" w:hAnsiTheme="majorHAnsi" w:cs="Times New Roman"/>
        </w:rPr>
        <w:t>, Leadership Quarterly Yearly Review, 21, 1086</w:t>
      </w:r>
      <w:r w:rsidRPr="006A63C0">
        <w:rPr>
          <w:rFonts w:ascii="Times New Roman" w:hAnsiTheme="majorHAnsi" w:cs="Times New Roman"/>
        </w:rPr>
        <w:t>–</w:t>
      </w:r>
      <w:r w:rsidRPr="006A63C0">
        <w:rPr>
          <w:rFonts w:ascii="Times New Roman" w:hAnsiTheme="majorHAnsi" w:cs="Times New Roman"/>
        </w:rPr>
        <w:t>1120.</w:t>
      </w:r>
    </w:p>
    <w:p w14:paraId="0439734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Arif, S. &amp; MacNeil, M.A. (2022). Utilizing causal diagrams across quasi-experimental approaches. </w:t>
      </w:r>
      <w:r w:rsidRPr="006A63C0">
        <w:rPr>
          <w:rFonts w:ascii="Times New Roman" w:hAnsiTheme="majorHAnsi" w:cs="Times New Roman"/>
          <w:i/>
          <w:iCs/>
        </w:rPr>
        <w:t>Ecosphere</w:t>
      </w:r>
      <w:r w:rsidRPr="006A63C0">
        <w:rPr>
          <w:rFonts w:ascii="Times New Roman" w:hAnsiTheme="majorHAnsi" w:cs="Times New Roman"/>
        </w:rPr>
        <w:t>, 13, e4009.</w:t>
      </w:r>
    </w:p>
    <w:p w14:paraId="2B0752D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Arif, S. &amp; MacNeil, M.A. (2023). Applying the structural causal model framework for observational causal inference in ecology. </w:t>
      </w:r>
      <w:r w:rsidRPr="006A63C0">
        <w:rPr>
          <w:rFonts w:ascii="Times New Roman" w:hAnsiTheme="majorHAnsi" w:cs="Times New Roman"/>
          <w:i/>
          <w:iCs/>
        </w:rPr>
        <w:t>Ecol. Monogr.</w:t>
      </w:r>
      <w:r w:rsidRPr="006A63C0">
        <w:rPr>
          <w:rFonts w:ascii="Times New Roman" w:hAnsiTheme="majorHAnsi" w:cs="Times New Roman"/>
        </w:rPr>
        <w:t>, 93, e1554.</w:t>
      </w:r>
    </w:p>
    <w:p w14:paraId="5301CDD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Athey, S. &amp; Imbens, G.W. (2017). The State of Applied Econometrics: Causality and Policy Evaluation. </w:t>
      </w:r>
      <w:r w:rsidRPr="006A63C0">
        <w:rPr>
          <w:rFonts w:ascii="Times New Roman" w:hAnsiTheme="majorHAnsi" w:cs="Times New Roman"/>
          <w:i/>
          <w:iCs/>
        </w:rPr>
        <w:t>J. Econ. Perspect.</w:t>
      </w:r>
      <w:r w:rsidRPr="006A63C0">
        <w:rPr>
          <w:rFonts w:ascii="Times New Roman" w:hAnsiTheme="majorHAnsi" w:cs="Times New Roman"/>
        </w:rPr>
        <w:t>, 31, 3</w:t>
      </w:r>
      <w:r w:rsidRPr="006A63C0">
        <w:rPr>
          <w:rFonts w:ascii="Times New Roman" w:hAnsiTheme="majorHAnsi" w:cs="Times New Roman"/>
        </w:rPr>
        <w:t>–</w:t>
      </w:r>
      <w:r w:rsidRPr="006A63C0">
        <w:rPr>
          <w:rFonts w:ascii="Times New Roman" w:hAnsiTheme="majorHAnsi" w:cs="Times New Roman"/>
        </w:rPr>
        <w:t>32.</w:t>
      </w:r>
    </w:p>
    <w:p w14:paraId="07433CE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Baker, A., Larcker, D.F. &amp; Wang, C.C.Y. (2022). How Much Should We Trust Staggered Difference-In-Differences Estimates?</w:t>
      </w:r>
    </w:p>
    <w:p w14:paraId="3984247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Beckett, S. (1954). </w:t>
      </w:r>
      <w:r w:rsidRPr="006A63C0">
        <w:rPr>
          <w:rFonts w:ascii="Times New Roman" w:hAnsiTheme="majorHAnsi" w:cs="Times New Roman"/>
          <w:i/>
          <w:iCs/>
        </w:rPr>
        <w:t>Waiting for Godot: tragicomedy in 2 acts</w:t>
      </w:r>
      <w:r w:rsidRPr="006A63C0">
        <w:rPr>
          <w:rFonts w:ascii="Times New Roman" w:hAnsiTheme="majorHAnsi" w:cs="Times New Roman"/>
        </w:rPr>
        <w:t>. Evergreen book. Grove Press, New York.</w:t>
      </w:r>
    </w:p>
    <w:p w14:paraId="1D76B1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Bell, A., Fairbrother, M. &amp; Jones, K. (2018). Fixed and random effects models: making an informed choice. </w:t>
      </w:r>
      <w:r w:rsidRPr="006A63C0">
        <w:rPr>
          <w:rFonts w:ascii="Times New Roman" w:hAnsiTheme="majorHAnsi" w:cs="Times New Roman"/>
          <w:i/>
          <w:iCs/>
        </w:rPr>
        <w:t>Qual. Quant.</w:t>
      </w:r>
      <w:r w:rsidRPr="006A63C0">
        <w:rPr>
          <w:rFonts w:ascii="Times New Roman" w:hAnsiTheme="majorHAnsi" w:cs="Times New Roman"/>
        </w:rPr>
        <w:t>, 55, 117.</w:t>
      </w:r>
    </w:p>
    <w:p w14:paraId="6D7913E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Bellemare, M.F., Bloem, J.R. &amp; Wexler, N. (2020). The Paper of How: Estimating Treatment Effects Using the Front-Door Criterion.</w:t>
      </w:r>
    </w:p>
    <w:p w14:paraId="58FD29A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lang w:val="it-IT"/>
        </w:rPr>
        <w:t xml:space="preserve">Benedetti-Cecchi, L. &amp; Cinelli, F. (1997). </w:t>
      </w:r>
      <w:r w:rsidRPr="006A63C0">
        <w:rPr>
          <w:rFonts w:ascii="Times New Roman" w:hAnsiTheme="majorHAnsi" w:cs="Times New Roman"/>
        </w:rPr>
        <w:t xml:space="preserve">Confounding in field experiments: direct and indirect effects of artifacts due to the manipulation of limpets and macroalgae. </w:t>
      </w:r>
      <w:r w:rsidRPr="006A63C0">
        <w:rPr>
          <w:rFonts w:ascii="Times New Roman" w:hAnsiTheme="majorHAnsi" w:cs="Times New Roman"/>
          <w:i/>
          <w:iCs/>
        </w:rPr>
        <w:t>J. Exp. Mar. Biol. Ecol.</w:t>
      </w:r>
      <w:r w:rsidRPr="006A63C0">
        <w:rPr>
          <w:rFonts w:ascii="Times New Roman" w:hAnsiTheme="majorHAnsi" w:cs="Times New Roman"/>
        </w:rPr>
        <w:t>, 209, 171</w:t>
      </w:r>
      <w:r w:rsidRPr="006A63C0">
        <w:rPr>
          <w:rFonts w:ascii="Times New Roman" w:hAnsiTheme="majorHAnsi" w:cs="Times New Roman"/>
        </w:rPr>
        <w:t>–</w:t>
      </w:r>
      <w:r w:rsidRPr="006A63C0">
        <w:rPr>
          <w:rFonts w:ascii="Times New Roman" w:hAnsiTheme="majorHAnsi" w:cs="Times New Roman"/>
        </w:rPr>
        <w:t>184.</w:t>
      </w:r>
    </w:p>
    <w:p w14:paraId="033305D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Bolker, B.M., Brooks, M.E., Clark, C.J., Geange, S.W., Poulsen, J.R., Stevens, M.H.H., </w:t>
      </w:r>
      <w:r w:rsidRPr="006A63C0">
        <w:rPr>
          <w:rFonts w:ascii="Times New Roman" w:hAnsiTheme="majorHAnsi" w:cs="Times New Roman"/>
          <w:i/>
          <w:iCs/>
        </w:rPr>
        <w:t>et al.</w:t>
      </w:r>
      <w:r w:rsidRPr="006A63C0">
        <w:rPr>
          <w:rFonts w:ascii="Times New Roman" w:hAnsiTheme="majorHAnsi" w:cs="Times New Roman"/>
        </w:rPr>
        <w:t xml:space="preserve"> (2009). Generalized linear mixed models: a practical guide for ecology and evolution. </w:t>
      </w:r>
      <w:r w:rsidRPr="006A63C0">
        <w:rPr>
          <w:rFonts w:ascii="Times New Roman" w:hAnsiTheme="majorHAnsi" w:cs="Times New Roman"/>
          <w:i/>
          <w:iCs/>
        </w:rPr>
        <w:t>Trends Ecol. Evol.</w:t>
      </w:r>
      <w:r w:rsidRPr="006A63C0">
        <w:rPr>
          <w:rFonts w:ascii="Times New Roman" w:hAnsiTheme="majorHAnsi" w:cs="Times New Roman"/>
        </w:rPr>
        <w:t>, 24, 127</w:t>
      </w:r>
      <w:r w:rsidRPr="006A63C0">
        <w:rPr>
          <w:rFonts w:ascii="Times New Roman" w:hAnsiTheme="majorHAnsi" w:cs="Times New Roman"/>
        </w:rPr>
        <w:t>–</w:t>
      </w:r>
      <w:r w:rsidRPr="006A63C0">
        <w:rPr>
          <w:rFonts w:ascii="Times New Roman" w:hAnsiTheme="majorHAnsi" w:cs="Times New Roman"/>
        </w:rPr>
        <w:t>135.</w:t>
      </w:r>
    </w:p>
    <w:p w14:paraId="5773E8B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Borusyak, K., Jaravel, X. &amp; Spiess, J. (2023). Revisiting Event Study Designs: Robust and Efficient Estimation.</w:t>
      </w:r>
    </w:p>
    <w:p w14:paraId="14B385A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Broitman, B.R., Blanchette, C.A. &amp; Gaines, S.D. (2005). Recruitment of intertidal invertebrates and oceanographic variability at Santa Cruz Island, California. </w:t>
      </w:r>
      <w:r w:rsidRPr="006A63C0">
        <w:rPr>
          <w:rFonts w:ascii="Times New Roman" w:hAnsiTheme="majorHAnsi" w:cs="Times New Roman"/>
          <w:i/>
          <w:iCs/>
        </w:rPr>
        <w:t>Limnol. Oceanogr.</w:t>
      </w:r>
      <w:r w:rsidRPr="006A63C0">
        <w:rPr>
          <w:rFonts w:ascii="Times New Roman" w:hAnsiTheme="majorHAnsi" w:cs="Times New Roman"/>
        </w:rPr>
        <w:t>, 50, 1473</w:t>
      </w:r>
      <w:r w:rsidRPr="006A63C0">
        <w:rPr>
          <w:rFonts w:ascii="Times New Roman" w:hAnsiTheme="majorHAnsi" w:cs="Times New Roman"/>
        </w:rPr>
        <w:t>–</w:t>
      </w:r>
      <w:r w:rsidRPr="006A63C0">
        <w:rPr>
          <w:rFonts w:ascii="Times New Roman" w:hAnsiTheme="majorHAnsi" w:cs="Times New Roman"/>
        </w:rPr>
        <w:t>1479.</w:t>
      </w:r>
    </w:p>
    <w:p w14:paraId="461A577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Butsic, V., Lewis, D.J., Radeloff, V.C., Baumann, M. &amp; Kuemmerle, T. (2017). Quasi-experimental methods enable stronger inferences from observational data in ecology. </w:t>
      </w:r>
      <w:r w:rsidRPr="006A63C0">
        <w:rPr>
          <w:rFonts w:ascii="Times New Roman" w:hAnsiTheme="majorHAnsi" w:cs="Times New Roman"/>
          <w:i/>
          <w:iCs/>
        </w:rPr>
        <w:t>Basic Appl. Ecol.</w:t>
      </w:r>
      <w:r w:rsidRPr="006A63C0">
        <w:rPr>
          <w:rFonts w:ascii="Times New Roman" w:hAnsiTheme="majorHAnsi" w:cs="Times New Roman"/>
        </w:rPr>
        <w:t>, 19, 1</w:t>
      </w:r>
      <w:r w:rsidRPr="006A63C0">
        <w:rPr>
          <w:rFonts w:ascii="Times New Roman" w:hAnsiTheme="majorHAnsi" w:cs="Times New Roman"/>
        </w:rPr>
        <w:t>–</w:t>
      </w:r>
      <w:r w:rsidRPr="006A63C0">
        <w:rPr>
          <w:rFonts w:ascii="Times New Roman" w:hAnsiTheme="majorHAnsi" w:cs="Times New Roman"/>
        </w:rPr>
        <w:t>10.</w:t>
      </w:r>
    </w:p>
    <w:p w14:paraId="7B9A523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Callaway, B., Goodman-Bacon, A. &amp; Sant</w:t>
      </w:r>
      <w:r w:rsidRPr="006A63C0">
        <w:rPr>
          <w:rFonts w:ascii="Times New Roman" w:hAnsiTheme="majorHAnsi" w:cs="Times New Roman"/>
        </w:rPr>
        <w:t>’</w:t>
      </w:r>
      <w:r w:rsidRPr="006A63C0">
        <w:rPr>
          <w:rFonts w:ascii="Times New Roman" w:hAnsiTheme="majorHAnsi" w:cs="Times New Roman"/>
        </w:rPr>
        <w:t>Anna, P.H.C. (2021). Difference-in-Differences with a Continuous Treatment.</w:t>
      </w:r>
    </w:p>
    <w:p w14:paraId="6A51B81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Callaway, B. &amp; Sant</w:t>
      </w:r>
      <w:r w:rsidRPr="006A63C0">
        <w:rPr>
          <w:rFonts w:ascii="Times New Roman" w:hAnsiTheme="majorHAnsi" w:cs="Times New Roman"/>
        </w:rPr>
        <w:t>’</w:t>
      </w:r>
      <w:r w:rsidRPr="006A63C0">
        <w:rPr>
          <w:rFonts w:ascii="Times New Roman" w:hAnsiTheme="majorHAnsi" w:cs="Times New Roman"/>
        </w:rPr>
        <w:t xml:space="preserve">Anna, P.H.C. (2021). Difference-in-Differences with multiple time periods. </w:t>
      </w:r>
      <w:r w:rsidRPr="006A63C0">
        <w:rPr>
          <w:rFonts w:ascii="Times New Roman" w:hAnsiTheme="majorHAnsi" w:cs="Times New Roman"/>
          <w:i/>
          <w:iCs/>
        </w:rPr>
        <w:t>J. Econom.</w:t>
      </w:r>
      <w:r w:rsidRPr="006A63C0">
        <w:rPr>
          <w:rFonts w:ascii="Times New Roman" w:hAnsiTheme="majorHAnsi" w:cs="Times New Roman"/>
        </w:rPr>
        <w:t>, Themed Issue: Treatment Effect 1, 225, 200</w:t>
      </w:r>
      <w:r w:rsidRPr="006A63C0">
        <w:rPr>
          <w:rFonts w:ascii="Times New Roman" w:hAnsiTheme="majorHAnsi" w:cs="Times New Roman"/>
        </w:rPr>
        <w:t>–</w:t>
      </w:r>
      <w:r w:rsidRPr="006A63C0">
        <w:rPr>
          <w:rFonts w:ascii="Times New Roman" w:hAnsiTheme="majorHAnsi" w:cs="Times New Roman"/>
        </w:rPr>
        <w:t>230.</w:t>
      </w:r>
    </w:p>
    <w:p w14:paraId="5C11152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Cameron, A.C. &amp; Miller, D.L. (2015). A Practitioner</w:t>
      </w:r>
      <w:r w:rsidRPr="006A63C0">
        <w:rPr>
          <w:rFonts w:ascii="Times New Roman" w:hAnsiTheme="majorHAnsi" w:cs="Times New Roman"/>
        </w:rPr>
        <w:t>’</w:t>
      </w:r>
      <w:r w:rsidRPr="006A63C0">
        <w:rPr>
          <w:rFonts w:ascii="Times New Roman" w:hAnsiTheme="majorHAnsi" w:cs="Times New Roman"/>
        </w:rPr>
        <w:t xml:space="preserve">s Guide to Cluster-Robust Inference. </w:t>
      </w:r>
      <w:r w:rsidRPr="006A63C0">
        <w:rPr>
          <w:rFonts w:ascii="Times New Roman" w:hAnsiTheme="majorHAnsi" w:cs="Times New Roman"/>
          <w:i/>
          <w:iCs/>
        </w:rPr>
        <w:t>J. Hum. Resour.</w:t>
      </w:r>
      <w:r w:rsidRPr="006A63C0">
        <w:rPr>
          <w:rFonts w:ascii="Times New Roman" w:hAnsiTheme="majorHAnsi" w:cs="Times New Roman"/>
        </w:rPr>
        <w:t>, 50, 317</w:t>
      </w:r>
      <w:r w:rsidRPr="006A63C0">
        <w:rPr>
          <w:rFonts w:ascii="Times New Roman" w:hAnsiTheme="majorHAnsi" w:cs="Times New Roman"/>
        </w:rPr>
        <w:t>–</w:t>
      </w:r>
      <w:r w:rsidRPr="006A63C0">
        <w:rPr>
          <w:rFonts w:ascii="Times New Roman" w:hAnsiTheme="majorHAnsi" w:cs="Times New Roman"/>
        </w:rPr>
        <w:t>372.</w:t>
      </w:r>
    </w:p>
    <w:p w14:paraId="1665C3E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Carpenter, S.R., Kitchell, J.F. &amp; Hodgson, J.R. (1985). Cascading Trophic Interactions and Lake Productivity. </w:t>
      </w:r>
      <w:r w:rsidRPr="006A63C0">
        <w:rPr>
          <w:rFonts w:ascii="Times New Roman" w:hAnsiTheme="majorHAnsi" w:cs="Times New Roman"/>
          <w:i/>
          <w:iCs/>
        </w:rPr>
        <w:t>BioScience</w:t>
      </w:r>
      <w:r w:rsidRPr="006A63C0">
        <w:rPr>
          <w:rFonts w:ascii="Times New Roman" w:hAnsiTheme="majorHAnsi" w:cs="Times New Roman"/>
        </w:rPr>
        <w:t>, 35, 634</w:t>
      </w:r>
      <w:r w:rsidRPr="006A63C0">
        <w:rPr>
          <w:rFonts w:ascii="Times New Roman" w:hAnsiTheme="majorHAnsi" w:cs="Times New Roman"/>
        </w:rPr>
        <w:t>–</w:t>
      </w:r>
      <w:r w:rsidRPr="006A63C0">
        <w:rPr>
          <w:rFonts w:ascii="Times New Roman" w:hAnsiTheme="majorHAnsi" w:cs="Times New Roman"/>
        </w:rPr>
        <w:t>639.</w:t>
      </w:r>
    </w:p>
    <w:p w14:paraId="591A228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de Chaisemartin, C. &amp; D</w:t>
      </w:r>
      <w:r w:rsidRPr="006A63C0">
        <w:rPr>
          <w:rFonts w:ascii="Times New Roman" w:hAnsiTheme="majorHAnsi" w:cs="Times New Roman"/>
        </w:rPr>
        <w:t>’</w:t>
      </w:r>
      <w:r w:rsidRPr="006A63C0">
        <w:rPr>
          <w:rFonts w:ascii="Times New Roman" w:hAnsiTheme="majorHAnsi" w:cs="Times New Roman"/>
        </w:rPr>
        <w:t>Haultf</w:t>
      </w:r>
      <w:r w:rsidRPr="006A63C0">
        <w:rPr>
          <w:rFonts w:ascii="Times New Roman" w:hAnsiTheme="majorHAnsi" w:cs="Times New Roman"/>
        </w:rPr>
        <w:t>œ</w:t>
      </w:r>
      <w:r w:rsidRPr="006A63C0">
        <w:rPr>
          <w:rFonts w:ascii="Times New Roman" w:hAnsiTheme="majorHAnsi" w:cs="Times New Roman"/>
        </w:rPr>
        <w:t xml:space="preserve">uille, X. (2020). Two-Way Fixed Effects Estimators with Heterogeneous Treatment Effects. </w:t>
      </w:r>
      <w:r w:rsidRPr="006A63C0">
        <w:rPr>
          <w:rFonts w:ascii="Times New Roman" w:hAnsiTheme="majorHAnsi" w:cs="Times New Roman"/>
          <w:i/>
          <w:iCs/>
        </w:rPr>
        <w:t>Am. Econ. Rev.</w:t>
      </w:r>
      <w:r w:rsidRPr="006A63C0">
        <w:rPr>
          <w:rFonts w:ascii="Times New Roman" w:hAnsiTheme="majorHAnsi" w:cs="Times New Roman"/>
        </w:rPr>
        <w:t>, 110, 2964</w:t>
      </w:r>
      <w:r w:rsidRPr="006A63C0">
        <w:rPr>
          <w:rFonts w:ascii="Times New Roman" w:hAnsiTheme="majorHAnsi" w:cs="Times New Roman"/>
        </w:rPr>
        <w:t>–</w:t>
      </w:r>
      <w:r w:rsidRPr="006A63C0">
        <w:rPr>
          <w:rFonts w:ascii="Times New Roman" w:hAnsiTheme="majorHAnsi" w:cs="Times New Roman"/>
        </w:rPr>
        <w:t>2996.</w:t>
      </w:r>
    </w:p>
    <w:p w14:paraId="5AAA8CA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Cochran, W.G. (1937). Problems arising in the analysis of a series of similar experiments. </w:t>
      </w:r>
      <w:r w:rsidRPr="006A63C0">
        <w:rPr>
          <w:rFonts w:ascii="Times New Roman" w:hAnsiTheme="majorHAnsi" w:cs="Times New Roman"/>
          <w:i/>
          <w:iCs/>
        </w:rPr>
        <w:t>Suppl. J. R. Stat. Soc.</w:t>
      </w:r>
      <w:r w:rsidRPr="006A63C0">
        <w:rPr>
          <w:rFonts w:ascii="Times New Roman" w:hAnsiTheme="majorHAnsi" w:cs="Times New Roman"/>
        </w:rPr>
        <w:t>, 4, 102</w:t>
      </w:r>
      <w:r w:rsidRPr="006A63C0">
        <w:rPr>
          <w:rFonts w:ascii="Times New Roman" w:hAnsiTheme="majorHAnsi" w:cs="Times New Roman"/>
        </w:rPr>
        <w:t>–</w:t>
      </w:r>
      <w:r w:rsidRPr="006A63C0">
        <w:rPr>
          <w:rFonts w:ascii="Times New Roman" w:hAnsiTheme="majorHAnsi" w:cs="Times New Roman"/>
        </w:rPr>
        <w:t>118.</w:t>
      </w:r>
    </w:p>
    <w:p w14:paraId="5BE38C3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Cunningham, S. (2021). Causal inference. In: </w:t>
      </w:r>
      <w:r w:rsidRPr="006A63C0">
        <w:rPr>
          <w:rFonts w:ascii="Times New Roman" w:hAnsiTheme="majorHAnsi" w:cs="Times New Roman"/>
          <w:i/>
          <w:iCs/>
        </w:rPr>
        <w:t>Causal Inference</w:t>
      </w:r>
      <w:r w:rsidRPr="006A63C0">
        <w:rPr>
          <w:rFonts w:ascii="Times New Roman" w:hAnsiTheme="majorHAnsi" w:cs="Times New Roman"/>
        </w:rPr>
        <w:t>. Yale University Press.</w:t>
      </w:r>
    </w:p>
    <w:p w14:paraId="4386B26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Dee, L.E., Ferraro, P.J., Severen, C.N., Kimmel, K.A., Borer, E.T., Byrnes, J.E.K., </w:t>
      </w:r>
      <w:r w:rsidRPr="006A63C0">
        <w:rPr>
          <w:rFonts w:ascii="Times New Roman" w:hAnsiTheme="majorHAnsi" w:cs="Times New Roman"/>
          <w:i/>
          <w:iCs/>
        </w:rPr>
        <w:t>et al.</w:t>
      </w:r>
      <w:r w:rsidRPr="006A63C0">
        <w:rPr>
          <w:rFonts w:ascii="Times New Roman" w:hAnsiTheme="majorHAnsi" w:cs="Times New Roman"/>
        </w:rPr>
        <w:t xml:space="preserve"> (2023). Clarifying the effect of biodiversity on productivity in natural ecosystems with longitudinal data and methods for causal inference. </w:t>
      </w:r>
      <w:r w:rsidRPr="006A63C0">
        <w:rPr>
          <w:rFonts w:ascii="Times New Roman" w:hAnsiTheme="majorHAnsi" w:cs="Times New Roman"/>
          <w:i/>
          <w:iCs/>
        </w:rPr>
        <w:t>Nat. Commun.</w:t>
      </w:r>
      <w:r w:rsidRPr="006A63C0">
        <w:rPr>
          <w:rFonts w:ascii="Times New Roman" w:hAnsiTheme="majorHAnsi" w:cs="Times New Roman"/>
        </w:rPr>
        <w:t>, 14, 2607.</w:t>
      </w:r>
    </w:p>
    <w:p w14:paraId="217721D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Dee, L.E., Miller, S.J., Peavey, L.E., Bradley, D., Gentry, R.R., Startz, R., </w:t>
      </w:r>
      <w:r w:rsidRPr="006A63C0">
        <w:rPr>
          <w:rFonts w:ascii="Times New Roman" w:hAnsiTheme="majorHAnsi" w:cs="Times New Roman"/>
          <w:i/>
          <w:iCs/>
        </w:rPr>
        <w:t>et al.</w:t>
      </w:r>
      <w:r w:rsidRPr="006A63C0">
        <w:rPr>
          <w:rFonts w:ascii="Times New Roman" w:hAnsiTheme="majorHAnsi" w:cs="Times New Roman"/>
        </w:rPr>
        <w:t xml:space="preserve"> (2016). Functional diversity of catch mitigates negative effects of temperature variability on fisheries yields. </w:t>
      </w:r>
      <w:r w:rsidRPr="006A63C0">
        <w:rPr>
          <w:rFonts w:ascii="Times New Roman" w:hAnsiTheme="majorHAnsi" w:cs="Times New Roman"/>
          <w:i/>
          <w:iCs/>
        </w:rPr>
        <w:t>Proc. R. Soc. B Biol. Sci.</w:t>
      </w:r>
      <w:r w:rsidRPr="006A63C0">
        <w:rPr>
          <w:rFonts w:ascii="Times New Roman" w:hAnsiTheme="majorHAnsi" w:cs="Times New Roman"/>
        </w:rPr>
        <w:t>, 283, 20161435.</w:t>
      </w:r>
    </w:p>
    <w:p w14:paraId="725AEC34"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Dudney, J., Willing, C.E., Das, A.J., Latimer, A.M., Nesmith, J.C.B. &amp; Battles, J.J. (2021). Nonlinear shifts in infectious rust disease due to climate change. </w:t>
      </w:r>
      <w:r w:rsidRPr="006A63C0">
        <w:rPr>
          <w:rFonts w:ascii="Times New Roman" w:hAnsiTheme="majorHAnsi" w:cs="Times New Roman"/>
          <w:i/>
          <w:iCs/>
        </w:rPr>
        <w:t>Nat. Commun.</w:t>
      </w:r>
      <w:r w:rsidRPr="006A63C0">
        <w:rPr>
          <w:rFonts w:ascii="Times New Roman" w:hAnsiTheme="majorHAnsi" w:cs="Times New Roman"/>
        </w:rPr>
        <w:t>, 12, 5102.</w:t>
      </w:r>
    </w:p>
    <w:p w14:paraId="25248DB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Efron, B. &amp; Morris, C. (1975). Data Analysis Using Stein</w:t>
      </w:r>
      <w:r w:rsidRPr="006A63C0">
        <w:rPr>
          <w:rFonts w:ascii="Times New Roman" w:hAnsiTheme="majorHAnsi" w:cs="Times New Roman"/>
        </w:rPr>
        <w:t>’</w:t>
      </w:r>
      <w:r w:rsidRPr="006A63C0">
        <w:rPr>
          <w:rFonts w:ascii="Times New Roman" w:hAnsiTheme="majorHAnsi" w:cs="Times New Roman"/>
        </w:rPr>
        <w:t xml:space="preserve">s Estimator and its Generalizations. </w:t>
      </w:r>
      <w:r w:rsidRPr="006A63C0">
        <w:rPr>
          <w:rFonts w:ascii="Times New Roman" w:hAnsiTheme="majorHAnsi" w:cs="Times New Roman"/>
          <w:i/>
          <w:iCs/>
        </w:rPr>
        <w:t>J. Am. Stat. Assoc.</w:t>
      </w:r>
      <w:r w:rsidRPr="006A63C0">
        <w:rPr>
          <w:rFonts w:ascii="Times New Roman" w:hAnsiTheme="majorHAnsi" w:cs="Times New Roman"/>
        </w:rPr>
        <w:t>, 70, 311</w:t>
      </w:r>
      <w:r w:rsidRPr="006A63C0">
        <w:rPr>
          <w:rFonts w:ascii="Times New Roman" w:hAnsiTheme="majorHAnsi" w:cs="Times New Roman"/>
        </w:rPr>
        <w:t>–</w:t>
      </w:r>
      <w:r w:rsidRPr="006A63C0">
        <w:rPr>
          <w:rFonts w:ascii="Times New Roman" w:hAnsiTheme="majorHAnsi" w:cs="Times New Roman"/>
        </w:rPr>
        <w:t>319.</w:t>
      </w:r>
    </w:p>
    <w:p w14:paraId="065C6A1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Eisenhart, C. (1947). The Assumptions Underlying the Analysis of Variance. </w:t>
      </w:r>
      <w:r w:rsidRPr="006A63C0">
        <w:rPr>
          <w:rFonts w:ascii="Times New Roman" w:hAnsiTheme="majorHAnsi" w:cs="Times New Roman"/>
          <w:i/>
          <w:iCs/>
        </w:rPr>
        <w:t>Biometrics</w:t>
      </w:r>
      <w:r w:rsidRPr="006A63C0">
        <w:rPr>
          <w:rFonts w:ascii="Times New Roman" w:hAnsiTheme="majorHAnsi" w:cs="Times New Roman"/>
        </w:rPr>
        <w:t>, 3, 1</w:t>
      </w:r>
      <w:r w:rsidRPr="006A63C0">
        <w:rPr>
          <w:rFonts w:ascii="Times New Roman" w:hAnsiTheme="majorHAnsi" w:cs="Times New Roman"/>
        </w:rPr>
        <w:t>–</w:t>
      </w:r>
      <w:r w:rsidRPr="006A63C0">
        <w:rPr>
          <w:rFonts w:ascii="Times New Roman" w:hAnsiTheme="majorHAnsi" w:cs="Times New Roman"/>
        </w:rPr>
        <w:t>21.</w:t>
      </w:r>
    </w:p>
    <w:p w14:paraId="225E9CF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Ferraro, P.J. &amp; Hanauer, M.M. (2014). Advances in Measuring the Environmental and Social Impacts of Environmental Programs. </w:t>
      </w:r>
      <w:r w:rsidRPr="006A63C0">
        <w:rPr>
          <w:rFonts w:ascii="Times New Roman" w:hAnsiTheme="majorHAnsi" w:cs="Times New Roman"/>
          <w:i/>
          <w:iCs/>
        </w:rPr>
        <w:t>Annu. Rev. Environ. Resour.</w:t>
      </w:r>
      <w:r w:rsidRPr="006A63C0">
        <w:rPr>
          <w:rFonts w:ascii="Times New Roman" w:hAnsiTheme="majorHAnsi" w:cs="Times New Roman"/>
        </w:rPr>
        <w:t>, 39, 495</w:t>
      </w:r>
      <w:r w:rsidRPr="006A63C0">
        <w:rPr>
          <w:rFonts w:ascii="Times New Roman" w:hAnsiTheme="majorHAnsi" w:cs="Times New Roman"/>
        </w:rPr>
        <w:t>–</w:t>
      </w:r>
      <w:r w:rsidRPr="006A63C0">
        <w:rPr>
          <w:rFonts w:ascii="Times New Roman" w:hAnsiTheme="majorHAnsi" w:cs="Times New Roman"/>
        </w:rPr>
        <w:t>517.</w:t>
      </w:r>
    </w:p>
    <w:p w14:paraId="22B89AC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Ferraro, P.J. &amp; Miranda, J.J. (2017). Panel Data Designs and Estimators as Substitutes for Randomized Controlled Trials in the Evaluation of Public Programs. </w:t>
      </w:r>
      <w:r w:rsidRPr="006A63C0">
        <w:rPr>
          <w:rFonts w:ascii="Times New Roman" w:hAnsiTheme="majorHAnsi" w:cs="Times New Roman"/>
          <w:i/>
          <w:iCs/>
        </w:rPr>
        <w:t>J. Assoc. Environ. Resour. Econ.</w:t>
      </w:r>
      <w:r w:rsidRPr="006A63C0">
        <w:rPr>
          <w:rFonts w:ascii="Times New Roman" w:hAnsiTheme="majorHAnsi" w:cs="Times New Roman"/>
        </w:rPr>
        <w:t>, 4, 281</w:t>
      </w:r>
      <w:r w:rsidRPr="006A63C0">
        <w:rPr>
          <w:rFonts w:ascii="Times New Roman" w:hAnsiTheme="majorHAnsi" w:cs="Times New Roman"/>
        </w:rPr>
        <w:t>–</w:t>
      </w:r>
      <w:r w:rsidRPr="006A63C0">
        <w:rPr>
          <w:rFonts w:ascii="Times New Roman" w:hAnsiTheme="majorHAnsi" w:cs="Times New Roman"/>
        </w:rPr>
        <w:t>317.</w:t>
      </w:r>
    </w:p>
    <w:p w14:paraId="1F1799F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Fisher, R.A. (1919). XV.</w:t>
      </w:r>
      <w:r w:rsidRPr="006A63C0">
        <w:rPr>
          <w:rFonts w:ascii="Times New Roman" w:hAnsiTheme="majorHAnsi" w:cs="Times New Roman"/>
        </w:rPr>
        <w:t>—</w:t>
      </w:r>
      <w:r w:rsidRPr="006A63C0">
        <w:rPr>
          <w:rFonts w:ascii="Times New Roman" w:hAnsiTheme="majorHAnsi" w:cs="Times New Roman"/>
        </w:rPr>
        <w:t xml:space="preserve">The Correlation between Relatives on the Supposition of Mendelian Inheritance. </w:t>
      </w:r>
      <w:r w:rsidRPr="006A63C0">
        <w:rPr>
          <w:rFonts w:ascii="Times New Roman" w:hAnsiTheme="majorHAnsi" w:cs="Times New Roman"/>
          <w:i/>
          <w:iCs/>
        </w:rPr>
        <w:t>Earth Environ. Sci. Trans. R. Soc. Edinb.</w:t>
      </w:r>
      <w:r w:rsidRPr="006A63C0">
        <w:rPr>
          <w:rFonts w:ascii="Times New Roman" w:hAnsiTheme="majorHAnsi" w:cs="Times New Roman"/>
        </w:rPr>
        <w:t>, 52, 399</w:t>
      </w:r>
      <w:r w:rsidRPr="006A63C0">
        <w:rPr>
          <w:rFonts w:ascii="Times New Roman" w:hAnsiTheme="majorHAnsi" w:cs="Times New Roman"/>
        </w:rPr>
        <w:t>–</w:t>
      </w:r>
      <w:r w:rsidRPr="006A63C0">
        <w:rPr>
          <w:rFonts w:ascii="Times New Roman" w:hAnsiTheme="majorHAnsi" w:cs="Times New Roman"/>
        </w:rPr>
        <w:t>433.</w:t>
      </w:r>
    </w:p>
    <w:p w14:paraId="677A7D5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Foster, S., Monk, J., Lawrence, E., Hayes, K., Hosack, G. &amp; Przeslawski, R. (2018). Statistical considerations for monitoring and sampling.</w:t>
      </w:r>
    </w:p>
    <w:p w14:paraId="61280A1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Gelman, A. &amp; Hill, J. (2006). </w:t>
      </w:r>
      <w:r w:rsidRPr="006A63C0">
        <w:rPr>
          <w:rFonts w:ascii="Times New Roman" w:hAnsiTheme="majorHAnsi" w:cs="Times New Roman"/>
          <w:i/>
          <w:iCs/>
        </w:rPr>
        <w:t>Data Analysis Using Regression and Multilevel/Hierarchical Models</w:t>
      </w:r>
      <w:r w:rsidRPr="006A63C0">
        <w:rPr>
          <w:rFonts w:ascii="Times New Roman" w:hAnsiTheme="majorHAnsi" w:cs="Times New Roman"/>
        </w:rPr>
        <w:t>. Cambridge University Press.</w:t>
      </w:r>
    </w:p>
    <w:p w14:paraId="5817DBC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Gomes, D.G.E. (2022). Should I use fixed effects or random effects when I have fewer than five levels of a grouping factor in a mixed-effects model? </w:t>
      </w:r>
      <w:r w:rsidRPr="006A63C0">
        <w:rPr>
          <w:rFonts w:ascii="Times New Roman" w:hAnsiTheme="majorHAnsi" w:cs="Times New Roman"/>
          <w:i/>
          <w:iCs/>
        </w:rPr>
        <w:t>PeerJ</w:t>
      </w:r>
      <w:r w:rsidRPr="006A63C0">
        <w:rPr>
          <w:rFonts w:ascii="Times New Roman" w:hAnsiTheme="majorHAnsi" w:cs="Times New Roman"/>
        </w:rPr>
        <w:t>, 10, e12794.</w:t>
      </w:r>
    </w:p>
    <w:p w14:paraId="2656A5A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Goodman-Bacon, A. (2021). Difference-in-differences with variation in treatment timing. </w:t>
      </w:r>
      <w:r w:rsidRPr="006A63C0">
        <w:rPr>
          <w:rFonts w:ascii="Times New Roman" w:hAnsiTheme="majorHAnsi" w:cs="Times New Roman"/>
          <w:i/>
          <w:iCs/>
        </w:rPr>
        <w:t>J. Econom.</w:t>
      </w:r>
      <w:r w:rsidRPr="006A63C0">
        <w:rPr>
          <w:rFonts w:ascii="Times New Roman" w:hAnsiTheme="majorHAnsi" w:cs="Times New Roman"/>
        </w:rPr>
        <w:t>, Themed Issue: Treatment Effect 1, 225, 254</w:t>
      </w:r>
      <w:r w:rsidRPr="006A63C0">
        <w:rPr>
          <w:rFonts w:ascii="Times New Roman" w:hAnsiTheme="majorHAnsi" w:cs="Times New Roman"/>
        </w:rPr>
        <w:t>–</w:t>
      </w:r>
      <w:r w:rsidRPr="006A63C0">
        <w:rPr>
          <w:rFonts w:ascii="Times New Roman" w:hAnsiTheme="majorHAnsi" w:cs="Times New Roman"/>
        </w:rPr>
        <w:t>277.</w:t>
      </w:r>
    </w:p>
    <w:p w14:paraId="651DBB0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Gotelli, N.J. &amp; Ellison, A.M. (2012). </w:t>
      </w:r>
      <w:r w:rsidRPr="006A63C0">
        <w:rPr>
          <w:rFonts w:ascii="Times New Roman" w:hAnsiTheme="majorHAnsi" w:cs="Times New Roman"/>
          <w:i/>
          <w:iCs/>
        </w:rPr>
        <w:t>A Primer of Ecological Statistics</w:t>
      </w:r>
      <w:r w:rsidRPr="006A63C0">
        <w:rPr>
          <w:rFonts w:ascii="Times New Roman" w:hAnsiTheme="majorHAnsi" w:cs="Times New Roman"/>
        </w:rPr>
        <w:t>. Second Edition. Oxford University Press, Oxford, New York.</w:t>
      </w:r>
    </w:p>
    <w:p w14:paraId="409CE0B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Grace, J.B. (2021). Instrumental variable methods in structural equation models. </w:t>
      </w:r>
      <w:r w:rsidRPr="006A63C0">
        <w:rPr>
          <w:rFonts w:ascii="Times New Roman" w:hAnsiTheme="majorHAnsi" w:cs="Times New Roman"/>
          <w:i/>
          <w:iCs/>
        </w:rPr>
        <w:t>Methods Ecol. Evol.</w:t>
      </w:r>
      <w:r w:rsidRPr="006A63C0">
        <w:rPr>
          <w:rFonts w:ascii="Times New Roman" w:hAnsiTheme="majorHAnsi" w:cs="Times New Roman"/>
        </w:rPr>
        <w:t>, 12, 1148</w:t>
      </w:r>
      <w:r w:rsidRPr="006A63C0">
        <w:rPr>
          <w:rFonts w:ascii="Times New Roman" w:hAnsiTheme="majorHAnsi" w:cs="Times New Roman"/>
        </w:rPr>
        <w:t>–</w:t>
      </w:r>
      <w:r w:rsidRPr="006A63C0">
        <w:rPr>
          <w:rFonts w:ascii="Times New Roman" w:hAnsiTheme="majorHAnsi" w:cs="Times New Roman"/>
        </w:rPr>
        <w:t>1157.</w:t>
      </w:r>
    </w:p>
    <w:p w14:paraId="5D64EEB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Grace, J.B. &amp; Irvine, K.M. (2020). Scientist</w:t>
      </w:r>
      <w:r w:rsidRPr="006A63C0">
        <w:rPr>
          <w:rFonts w:ascii="Times New Roman" w:hAnsiTheme="majorHAnsi" w:cs="Times New Roman"/>
        </w:rPr>
        <w:t>’</w:t>
      </w:r>
      <w:r w:rsidRPr="006A63C0">
        <w:rPr>
          <w:rFonts w:ascii="Times New Roman" w:hAnsiTheme="majorHAnsi" w:cs="Times New Roman"/>
        </w:rPr>
        <w:t xml:space="preserve">s guide to developing explanatory statistical models using causal analysis principles. </w:t>
      </w:r>
      <w:r w:rsidRPr="006A63C0">
        <w:rPr>
          <w:rFonts w:ascii="Times New Roman" w:hAnsiTheme="majorHAnsi" w:cs="Times New Roman"/>
          <w:i/>
          <w:iCs/>
        </w:rPr>
        <w:t>Ecology</w:t>
      </w:r>
      <w:r w:rsidRPr="006A63C0">
        <w:rPr>
          <w:rFonts w:ascii="Times New Roman" w:hAnsiTheme="majorHAnsi" w:cs="Times New Roman"/>
        </w:rPr>
        <w:t>, 101.</w:t>
      </w:r>
    </w:p>
    <w:p w14:paraId="0427E65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Grafstr</w:t>
      </w:r>
      <w:r w:rsidRPr="006A63C0">
        <w:rPr>
          <w:rFonts w:ascii="Times New Roman" w:hAnsiTheme="majorHAnsi" w:cs="Times New Roman"/>
        </w:rPr>
        <w:t>ö</w:t>
      </w:r>
      <w:r w:rsidRPr="006A63C0">
        <w:rPr>
          <w:rFonts w:ascii="Times New Roman" w:hAnsiTheme="majorHAnsi" w:cs="Times New Roman"/>
        </w:rPr>
        <w:t>m, A. &amp; Lundstr</w:t>
      </w:r>
      <w:r w:rsidRPr="006A63C0">
        <w:rPr>
          <w:rFonts w:ascii="Times New Roman" w:hAnsiTheme="majorHAnsi" w:cs="Times New Roman"/>
        </w:rPr>
        <w:t>ö</w:t>
      </w:r>
      <w:r w:rsidRPr="006A63C0">
        <w:rPr>
          <w:rFonts w:ascii="Times New Roman" w:hAnsiTheme="majorHAnsi" w:cs="Times New Roman"/>
        </w:rPr>
        <w:t xml:space="preserve">m, N. (2013). Why Well Spread Probability Samples Are Balanced. </w:t>
      </w:r>
      <w:r w:rsidRPr="006A63C0">
        <w:rPr>
          <w:rFonts w:ascii="Times New Roman" w:hAnsiTheme="majorHAnsi" w:cs="Times New Roman"/>
          <w:i/>
          <w:iCs/>
        </w:rPr>
        <w:t>Open J. Stat.</w:t>
      </w:r>
      <w:r w:rsidRPr="006A63C0">
        <w:rPr>
          <w:rFonts w:ascii="Times New Roman" w:hAnsiTheme="majorHAnsi" w:cs="Times New Roman"/>
        </w:rPr>
        <w:t>, 3, 36</w:t>
      </w:r>
      <w:r w:rsidRPr="006A63C0">
        <w:rPr>
          <w:rFonts w:ascii="Times New Roman" w:hAnsiTheme="majorHAnsi" w:cs="Times New Roman"/>
        </w:rPr>
        <w:t>–</w:t>
      </w:r>
      <w:r w:rsidRPr="006A63C0">
        <w:rPr>
          <w:rFonts w:ascii="Times New Roman" w:hAnsiTheme="majorHAnsi" w:cs="Times New Roman"/>
        </w:rPr>
        <w:t>41.</w:t>
      </w:r>
    </w:p>
    <w:p w14:paraId="09BB452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Griffith, G.J., Morris, T.T., Tudball, M.J., Herbert, A., Mancano, G., Pike, L., </w:t>
      </w:r>
      <w:r w:rsidRPr="006A63C0">
        <w:rPr>
          <w:rFonts w:ascii="Times New Roman" w:hAnsiTheme="majorHAnsi" w:cs="Times New Roman"/>
          <w:i/>
          <w:iCs/>
        </w:rPr>
        <w:t>et al.</w:t>
      </w:r>
      <w:r w:rsidRPr="006A63C0">
        <w:rPr>
          <w:rFonts w:ascii="Times New Roman" w:hAnsiTheme="majorHAnsi" w:cs="Times New Roman"/>
        </w:rPr>
        <w:t xml:space="preserve"> (2020). Collider bias undermines our understanding of COVID-19 disease risk and severity. </w:t>
      </w:r>
      <w:r w:rsidRPr="006A63C0">
        <w:rPr>
          <w:rFonts w:ascii="Times New Roman" w:hAnsiTheme="majorHAnsi" w:cs="Times New Roman"/>
          <w:i/>
          <w:iCs/>
        </w:rPr>
        <w:t>Nat. Commun.</w:t>
      </w:r>
      <w:r w:rsidRPr="006A63C0">
        <w:rPr>
          <w:rFonts w:ascii="Times New Roman" w:hAnsiTheme="majorHAnsi" w:cs="Times New Roman"/>
        </w:rPr>
        <w:t>, 11, 5749.</w:t>
      </w:r>
    </w:p>
    <w:p w14:paraId="7057FA6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Harrison, X.A., Donaldson, L., Correa-Cano, M.E., Evans, J., Fisher, D.N., Goodwin, C.E.D., </w:t>
      </w:r>
      <w:r w:rsidRPr="006A63C0">
        <w:rPr>
          <w:rFonts w:ascii="Times New Roman" w:hAnsiTheme="majorHAnsi" w:cs="Times New Roman"/>
          <w:i/>
          <w:iCs/>
        </w:rPr>
        <w:t>et al.</w:t>
      </w:r>
      <w:r w:rsidRPr="006A63C0">
        <w:rPr>
          <w:rFonts w:ascii="Times New Roman" w:hAnsiTheme="majorHAnsi" w:cs="Times New Roman"/>
        </w:rPr>
        <w:t xml:space="preserve"> (2018). A brief introduction to mixed effects modelling and multi-model inference in ecology. </w:t>
      </w:r>
      <w:r w:rsidRPr="006A63C0">
        <w:rPr>
          <w:rFonts w:ascii="Times New Roman" w:hAnsiTheme="majorHAnsi" w:cs="Times New Roman"/>
          <w:i/>
          <w:iCs/>
        </w:rPr>
        <w:t>PeerJ</w:t>
      </w:r>
      <w:r w:rsidRPr="006A63C0">
        <w:rPr>
          <w:rFonts w:ascii="Times New Roman" w:hAnsiTheme="majorHAnsi" w:cs="Times New Roman"/>
        </w:rPr>
        <w:t>, 6, e4794.</w:t>
      </w:r>
    </w:p>
    <w:p w14:paraId="7A2EEF9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Heckman, J.J. (2000). Causal Parameters and Policy Analysis in Economics: A Twentieth Century Retrospective*. </w:t>
      </w:r>
      <w:r w:rsidRPr="006A63C0">
        <w:rPr>
          <w:rFonts w:ascii="Times New Roman" w:hAnsiTheme="majorHAnsi" w:cs="Times New Roman"/>
          <w:i/>
          <w:iCs/>
        </w:rPr>
        <w:t>Q. J. Econ.</w:t>
      </w:r>
      <w:r w:rsidRPr="006A63C0">
        <w:rPr>
          <w:rFonts w:ascii="Times New Roman" w:hAnsiTheme="majorHAnsi" w:cs="Times New Roman"/>
        </w:rPr>
        <w:t>, 115, 45</w:t>
      </w:r>
      <w:r w:rsidRPr="006A63C0">
        <w:rPr>
          <w:rFonts w:ascii="Times New Roman" w:hAnsiTheme="majorHAnsi" w:cs="Times New Roman"/>
        </w:rPr>
        <w:t>–</w:t>
      </w:r>
      <w:r w:rsidRPr="006A63C0">
        <w:rPr>
          <w:rFonts w:ascii="Times New Roman" w:hAnsiTheme="majorHAnsi" w:cs="Times New Roman"/>
        </w:rPr>
        <w:t>97.</w:t>
      </w:r>
    </w:p>
    <w:p w14:paraId="75AAD6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Henderson, B. (2006). Open Letter To Kansas School Board.</w:t>
      </w:r>
    </w:p>
    <w:p w14:paraId="35E8CBC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Hernan, M.A. &amp; Robins, J.M. (2023). </w:t>
      </w:r>
      <w:r w:rsidRPr="006A63C0">
        <w:rPr>
          <w:rFonts w:ascii="Times New Roman" w:hAnsiTheme="majorHAnsi" w:cs="Times New Roman"/>
          <w:i/>
          <w:iCs/>
        </w:rPr>
        <w:t>Causal Inference: What If</w:t>
      </w:r>
      <w:r w:rsidRPr="006A63C0">
        <w:rPr>
          <w:rFonts w:ascii="Times New Roman" w:hAnsiTheme="majorHAnsi" w:cs="Times New Roman"/>
        </w:rPr>
        <w:t>. CRC Press, Boca Raton.</w:t>
      </w:r>
    </w:p>
    <w:p w14:paraId="3EDE7C5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Holland, P.W. (1986). Statistics and Causal Inference. </w:t>
      </w:r>
      <w:r w:rsidRPr="006A63C0">
        <w:rPr>
          <w:rFonts w:ascii="Times New Roman" w:hAnsiTheme="majorHAnsi" w:cs="Times New Roman"/>
          <w:i/>
          <w:iCs/>
        </w:rPr>
        <w:t>J. Am. Stat. Assoc.</w:t>
      </w:r>
      <w:r w:rsidRPr="006A63C0">
        <w:rPr>
          <w:rFonts w:ascii="Times New Roman" w:hAnsiTheme="majorHAnsi" w:cs="Times New Roman"/>
        </w:rPr>
        <w:t>, 81, 945</w:t>
      </w:r>
      <w:r w:rsidRPr="006A63C0">
        <w:rPr>
          <w:rFonts w:ascii="Times New Roman" w:hAnsiTheme="majorHAnsi" w:cs="Times New Roman"/>
        </w:rPr>
        <w:t>–</w:t>
      </w:r>
      <w:r w:rsidRPr="006A63C0">
        <w:rPr>
          <w:rFonts w:ascii="Times New Roman" w:hAnsiTheme="majorHAnsi" w:cs="Times New Roman"/>
        </w:rPr>
        <w:t>960.</w:t>
      </w:r>
    </w:p>
    <w:p w14:paraId="7855EB4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Huntington-Klein, N. (2021). </w:t>
      </w:r>
      <w:r w:rsidRPr="006A63C0">
        <w:rPr>
          <w:rFonts w:ascii="Times New Roman" w:hAnsiTheme="majorHAnsi" w:cs="Times New Roman"/>
          <w:i/>
          <w:iCs/>
        </w:rPr>
        <w:t>The effect: An introduction to research design and causality</w:t>
      </w:r>
      <w:r w:rsidRPr="006A63C0">
        <w:rPr>
          <w:rFonts w:ascii="Times New Roman" w:hAnsiTheme="majorHAnsi" w:cs="Times New Roman"/>
        </w:rPr>
        <w:t>. CRC Press.</w:t>
      </w:r>
    </w:p>
    <w:p w14:paraId="132FE76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Imai, K. &amp; Kim, I.S. (2021). On the Use of Two-Way Fixed Effects Regression Models for Causal Inference with Panel Data. </w:t>
      </w:r>
      <w:r w:rsidRPr="006A63C0">
        <w:rPr>
          <w:rFonts w:ascii="Times New Roman" w:hAnsiTheme="majorHAnsi" w:cs="Times New Roman"/>
          <w:i/>
          <w:iCs/>
        </w:rPr>
        <w:t>Polit. Anal.</w:t>
      </w:r>
      <w:r w:rsidRPr="006A63C0">
        <w:rPr>
          <w:rFonts w:ascii="Times New Roman" w:hAnsiTheme="majorHAnsi" w:cs="Times New Roman"/>
        </w:rPr>
        <w:t>, 29, 405</w:t>
      </w:r>
      <w:r w:rsidRPr="006A63C0">
        <w:rPr>
          <w:rFonts w:ascii="Times New Roman" w:hAnsiTheme="majorHAnsi" w:cs="Times New Roman"/>
        </w:rPr>
        <w:t>–</w:t>
      </w:r>
      <w:r w:rsidRPr="006A63C0">
        <w:rPr>
          <w:rFonts w:ascii="Times New Roman" w:hAnsiTheme="majorHAnsi" w:cs="Times New Roman"/>
        </w:rPr>
        <w:t>415.</w:t>
      </w:r>
    </w:p>
    <w:p w14:paraId="2FCDF1F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Imbens, G.W. (2014). Instrumental Variables: An Econometrician</w:t>
      </w:r>
      <w:r w:rsidRPr="006A63C0">
        <w:rPr>
          <w:rFonts w:ascii="Times New Roman" w:hAnsiTheme="majorHAnsi" w:cs="Times New Roman"/>
        </w:rPr>
        <w:t>’</w:t>
      </w:r>
      <w:r w:rsidRPr="006A63C0">
        <w:rPr>
          <w:rFonts w:ascii="Times New Roman" w:hAnsiTheme="majorHAnsi" w:cs="Times New Roman"/>
        </w:rPr>
        <w:t xml:space="preserve">s Perspective. </w:t>
      </w:r>
      <w:r w:rsidRPr="006A63C0">
        <w:rPr>
          <w:rFonts w:ascii="Times New Roman" w:hAnsiTheme="majorHAnsi" w:cs="Times New Roman"/>
          <w:i/>
          <w:iCs/>
        </w:rPr>
        <w:t>Stat. Sci.</w:t>
      </w:r>
      <w:r w:rsidRPr="006A63C0">
        <w:rPr>
          <w:rFonts w:ascii="Times New Roman" w:hAnsiTheme="majorHAnsi" w:cs="Times New Roman"/>
        </w:rPr>
        <w:t>, 29, 323</w:t>
      </w:r>
      <w:r w:rsidRPr="006A63C0">
        <w:rPr>
          <w:rFonts w:ascii="Times New Roman" w:hAnsiTheme="majorHAnsi" w:cs="Times New Roman"/>
        </w:rPr>
        <w:t>–</w:t>
      </w:r>
      <w:r w:rsidRPr="006A63C0">
        <w:rPr>
          <w:rFonts w:ascii="Times New Roman" w:hAnsiTheme="majorHAnsi" w:cs="Times New Roman"/>
        </w:rPr>
        <w:t>358.</w:t>
      </w:r>
    </w:p>
    <w:p w14:paraId="0AC8D23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Imbens, G.W. &amp; Rubin, D.B. (2015). </w:t>
      </w:r>
      <w:r w:rsidRPr="006A63C0">
        <w:rPr>
          <w:rFonts w:ascii="Times New Roman" w:hAnsiTheme="majorHAnsi" w:cs="Times New Roman"/>
          <w:i/>
          <w:iCs/>
        </w:rPr>
        <w:t>Causal Inference for Statistics, Social, and Biomedical Sciences: An Introduction</w:t>
      </w:r>
      <w:r w:rsidRPr="006A63C0">
        <w:rPr>
          <w:rFonts w:ascii="Times New Roman" w:hAnsiTheme="majorHAnsi" w:cs="Times New Roman"/>
        </w:rPr>
        <w:t>. Cambridge University Press, Cambridge.</w:t>
      </w:r>
    </w:p>
    <w:p w14:paraId="5534A1D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Kendall, B.E. (2015). </w:t>
      </w:r>
      <w:r w:rsidRPr="006A63C0">
        <w:rPr>
          <w:rFonts w:ascii="Times New Roman" w:hAnsiTheme="majorHAnsi" w:cs="Times New Roman"/>
          <w:i/>
          <w:iCs/>
        </w:rPr>
        <w:t>A statistical symphony: instrumental variables reveal causality and control measurement error</w:t>
      </w:r>
      <w:r w:rsidRPr="006A63C0">
        <w:rPr>
          <w:rFonts w:ascii="Times New Roman" w:hAnsiTheme="majorHAnsi" w:cs="Times New Roman"/>
        </w:rPr>
        <w:t>.</w:t>
      </w:r>
    </w:p>
    <w:p w14:paraId="5F32124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Kermorvant, C., D</w:t>
      </w:r>
      <w:r w:rsidRPr="006A63C0">
        <w:rPr>
          <w:rFonts w:ascii="Times New Roman" w:hAnsiTheme="majorHAnsi" w:cs="Times New Roman"/>
        </w:rPr>
        <w:t>’</w:t>
      </w:r>
      <w:r w:rsidRPr="006A63C0">
        <w:rPr>
          <w:rFonts w:ascii="Times New Roman" w:hAnsiTheme="majorHAnsi" w:cs="Times New Roman"/>
        </w:rPr>
        <w:t xml:space="preserve">Amico, F., Bru, N., Caill-Milly, N. &amp; Robertson, B. (2019). Spatially balanced sampling designs for environmental surveys. </w:t>
      </w:r>
      <w:r w:rsidRPr="006A63C0">
        <w:rPr>
          <w:rFonts w:ascii="Times New Roman" w:hAnsiTheme="majorHAnsi" w:cs="Times New Roman"/>
          <w:i/>
          <w:iCs/>
        </w:rPr>
        <w:t>Environ. Monit. Assess.</w:t>
      </w:r>
      <w:r w:rsidRPr="006A63C0">
        <w:rPr>
          <w:rFonts w:ascii="Times New Roman" w:hAnsiTheme="majorHAnsi" w:cs="Times New Roman"/>
        </w:rPr>
        <w:t>, 191, 524.</w:t>
      </w:r>
    </w:p>
    <w:p w14:paraId="1EF4A8E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Kimmel, K., Dee, L.E., Avolio, M.L. &amp; Ferraro, P.J. (2021). Causal assumptions and causal inference in ecological experiments. </w:t>
      </w:r>
      <w:r w:rsidRPr="006A63C0">
        <w:rPr>
          <w:rFonts w:ascii="Times New Roman" w:hAnsiTheme="majorHAnsi" w:cs="Times New Roman"/>
          <w:i/>
          <w:iCs/>
        </w:rPr>
        <w:t>Trends Ecol. Evol.</w:t>
      </w:r>
      <w:r w:rsidRPr="006A63C0">
        <w:rPr>
          <w:rFonts w:ascii="Times New Roman" w:hAnsiTheme="majorHAnsi" w:cs="Times New Roman"/>
        </w:rPr>
        <w:t>, 36, 1141</w:t>
      </w:r>
      <w:r w:rsidRPr="006A63C0">
        <w:rPr>
          <w:rFonts w:ascii="Times New Roman" w:hAnsiTheme="majorHAnsi" w:cs="Times New Roman"/>
        </w:rPr>
        <w:t>–</w:t>
      </w:r>
      <w:r w:rsidRPr="006A63C0">
        <w:rPr>
          <w:rFonts w:ascii="Times New Roman" w:hAnsiTheme="majorHAnsi" w:cs="Times New Roman"/>
        </w:rPr>
        <w:t>1152.</w:t>
      </w:r>
    </w:p>
    <w:p w14:paraId="2AFF8D3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Larsen, A.E. (2013). Agricultural landscape simplification does not consistently drive insecticide use. </w:t>
      </w:r>
      <w:r w:rsidRPr="006A63C0">
        <w:rPr>
          <w:rFonts w:ascii="Times New Roman" w:hAnsiTheme="majorHAnsi" w:cs="Times New Roman"/>
          <w:i/>
          <w:iCs/>
        </w:rPr>
        <w:t>Proc. Natl. Acad. Sci.</w:t>
      </w:r>
      <w:r w:rsidRPr="006A63C0">
        <w:rPr>
          <w:rFonts w:ascii="Times New Roman" w:hAnsiTheme="majorHAnsi" w:cs="Times New Roman"/>
        </w:rPr>
        <w:t>, 110, 15330</w:t>
      </w:r>
      <w:r w:rsidRPr="006A63C0">
        <w:rPr>
          <w:rFonts w:ascii="Times New Roman" w:hAnsiTheme="majorHAnsi" w:cs="Times New Roman"/>
        </w:rPr>
        <w:t>–</w:t>
      </w:r>
      <w:r w:rsidRPr="006A63C0">
        <w:rPr>
          <w:rFonts w:ascii="Times New Roman" w:hAnsiTheme="majorHAnsi" w:cs="Times New Roman"/>
        </w:rPr>
        <w:t>15335.</w:t>
      </w:r>
    </w:p>
    <w:p w14:paraId="28D949C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Larsen, A.E., Meng, K. &amp; Kendall, B.E. (2019). Causal analysis in control</w:t>
      </w:r>
      <w:r w:rsidRPr="006A63C0">
        <w:rPr>
          <w:rFonts w:ascii="Times New Roman" w:hAnsiTheme="majorHAnsi" w:cs="Times New Roman"/>
        </w:rPr>
        <w:t>–</w:t>
      </w:r>
      <w:r w:rsidRPr="006A63C0">
        <w:rPr>
          <w:rFonts w:ascii="Times New Roman" w:hAnsiTheme="majorHAnsi" w:cs="Times New Roman"/>
        </w:rPr>
        <w:t xml:space="preserve">impact ecological studies with observational data. </w:t>
      </w:r>
      <w:r w:rsidRPr="006A63C0">
        <w:rPr>
          <w:rFonts w:ascii="Times New Roman" w:hAnsiTheme="majorHAnsi" w:cs="Times New Roman"/>
          <w:i/>
          <w:iCs/>
        </w:rPr>
        <w:t>Methods Ecol. Evol.</w:t>
      </w:r>
      <w:r w:rsidRPr="006A63C0">
        <w:rPr>
          <w:rFonts w:ascii="Times New Roman" w:hAnsiTheme="majorHAnsi" w:cs="Times New Roman"/>
        </w:rPr>
        <w:t>, 10, 924</w:t>
      </w:r>
      <w:r w:rsidRPr="006A63C0">
        <w:rPr>
          <w:rFonts w:ascii="Times New Roman" w:hAnsiTheme="majorHAnsi" w:cs="Times New Roman"/>
        </w:rPr>
        <w:t>–</w:t>
      </w:r>
      <w:r w:rsidRPr="006A63C0">
        <w:rPr>
          <w:rFonts w:ascii="Times New Roman" w:hAnsiTheme="majorHAnsi" w:cs="Times New Roman"/>
        </w:rPr>
        <w:t>934.</w:t>
      </w:r>
    </w:p>
    <w:p w14:paraId="32F0261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Larson, D., Grace, J. &amp; Larson, J. (2008). Long-term dynamics of leafy spurge (</w:t>
      </w:r>
      <w:r w:rsidRPr="006A63C0">
        <w:rPr>
          <w:rFonts w:ascii="Times New Roman" w:hAnsiTheme="majorHAnsi" w:cs="Times New Roman"/>
          <w:i/>
          <w:iCs/>
        </w:rPr>
        <w:t>Euphorbia esula</w:t>
      </w:r>
      <w:r w:rsidRPr="006A63C0">
        <w:rPr>
          <w:rFonts w:ascii="Times New Roman" w:hAnsiTheme="majorHAnsi" w:cs="Times New Roman"/>
        </w:rPr>
        <w:t xml:space="preserve">) and its biocontrol agent, flea beetles in the genus Aphthona. </w:t>
      </w:r>
      <w:r w:rsidRPr="006A63C0">
        <w:rPr>
          <w:rFonts w:ascii="Times New Roman" w:hAnsiTheme="majorHAnsi" w:cs="Times New Roman"/>
          <w:i/>
          <w:iCs/>
        </w:rPr>
        <w:t>Biol. Control</w:t>
      </w:r>
      <w:r w:rsidRPr="006A63C0">
        <w:rPr>
          <w:rFonts w:ascii="Times New Roman" w:hAnsiTheme="majorHAnsi" w:cs="Times New Roman"/>
        </w:rPr>
        <w:t>, 47, 250</w:t>
      </w:r>
      <w:r w:rsidRPr="006A63C0">
        <w:rPr>
          <w:rFonts w:ascii="Times New Roman" w:hAnsiTheme="majorHAnsi" w:cs="Times New Roman"/>
        </w:rPr>
        <w:t>–</w:t>
      </w:r>
      <w:r w:rsidRPr="006A63C0">
        <w:rPr>
          <w:rFonts w:ascii="Times New Roman" w:hAnsiTheme="majorHAnsi" w:cs="Times New Roman"/>
        </w:rPr>
        <w:t>256.</w:t>
      </w:r>
    </w:p>
    <w:p w14:paraId="41F32A0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Laubach, Z.M., Murray, E.J., Hoke, K.L., Safran, R.J. &amp; Perng, W. (2021). A biologist</w:t>
      </w:r>
      <w:r w:rsidRPr="006A63C0">
        <w:rPr>
          <w:rFonts w:ascii="Times New Roman" w:hAnsiTheme="majorHAnsi" w:cs="Times New Roman"/>
        </w:rPr>
        <w:t>’</w:t>
      </w:r>
      <w:r w:rsidRPr="006A63C0">
        <w:rPr>
          <w:rFonts w:ascii="Times New Roman" w:hAnsiTheme="majorHAnsi" w:cs="Times New Roman"/>
        </w:rPr>
        <w:t xml:space="preserve">s guide to model selection and causal inference. </w:t>
      </w:r>
      <w:r w:rsidRPr="006A63C0">
        <w:rPr>
          <w:rFonts w:ascii="Times New Roman" w:hAnsiTheme="majorHAnsi" w:cs="Times New Roman"/>
          <w:i/>
          <w:iCs/>
        </w:rPr>
        <w:t>Proc. R. Soc. B Biol. Sci.</w:t>
      </w:r>
      <w:r w:rsidRPr="006A63C0">
        <w:rPr>
          <w:rFonts w:ascii="Times New Roman" w:hAnsiTheme="majorHAnsi" w:cs="Times New Roman"/>
        </w:rPr>
        <w:t>, 288, 20202815.</w:t>
      </w:r>
    </w:p>
    <w:p w14:paraId="28A06CA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Lubchenco, J. (1980). Algal Zonation in the New England Rocky Intertidal Community: An Experimental Analysis. </w:t>
      </w:r>
      <w:r w:rsidRPr="006A63C0">
        <w:rPr>
          <w:rFonts w:ascii="Times New Roman" w:hAnsiTheme="majorHAnsi" w:cs="Times New Roman"/>
          <w:i/>
          <w:iCs/>
        </w:rPr>
        <w:t>Ecology</w:t>
      </w:r>
      <w:r w:rsidRPr="006A63C0">
        <w:rPr>
          <w:rFonts w:ascii="Times New Roman" w:hAnsiTheme="majorHAnsi" w:cs="Times New Roman"/>
        </w:rPr>
        <w:t>, 61, 333</w:t>
      </w:r>
      <w:r w:rsidRPr="006A63C0">
        <w:rPr>
          <w:rFonts w:ascii="Times New Roman" w:hAnsiTheme="majorHAnsi" w:cs="Times New Roman"/>
        </w:rPr>
        <w:t>–</w:t>
      </w:r>
      <w:r w:rsidRPr="006A63C0">
        <w:rPr>
          <w:rFonts w:ascii="Times New Roman" w:hAnsiTheme="majorHAnsi" w:cs="Times New Roman"/>
        </w:rPr>
        <w:t>344.</w:t>
      </w:r>
    </w:p>
    <w:p w14:paraId="2D74B37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MacDonald, A.J. &amp; Mordecai, E.A. (2019). Amazon deforestation drives malaria transmission, and malaria burden reduces forest clearing. </w:t>
      </w:r>
      <w:r w:rsidRPr="006A63C0">
        <w:rPr>
          <w:rFonts w:ascii="Times New Roman" w:hAnsiTheme="majorHAnsi" w:cs="Times New Roman"/>
          <w:i/>
          <w:iCs/>
        </w:rPr>
        <w:t>Proc. Natl. Acad. Sci.</w:t>
      </w:r>
      <w:r w:rsidRPr="006A63C0">
        <w:rPr>
          <w:rFonts w:ascii="Times New Roman" w:hAnsiTheme="majorHAnsi" w:cs="Times New Roman"/>
        </w:rPr>
        <w:t>, 116, 22212</w:t>
      </w:r>
      <w:r w:rsidRPr="006A63C0">
        <w:rPr>
          <w:rFonts w:ascii="Times New Roman" w:hAnsiTheme="majorHAnsi" w:cs="Times New Roman"/>
        </w:rPr>
        <w:t>–</w:t>
      </w:r>
      <w:r w:rsidRPr="006A63C0">
        <w:rPr>
          <w:rFonts w:ascii="Times New Roman" w:hAnsiTheme="majorHAnsi" w:cs="Times New Roman"/>
        </w:rPr>
        <w:t>22218.</w:t>
      </w:r>
    </w:p>
    <w:p w14:paraId="71156E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Marcus, M. &amp; Sant</w:t>
      </w:r>
      <w:r w:rsidRPr="006A63C0">
        <w:rPr>
          <w:rFonts w:ascii="Times New Roman" w:hAnsiTheme="majorHAnsi" w:cs="Times New Roman"/>
        </w:rPr>
        <w:t>’</w:t>
      </w:r>
      <w:r w:rsidRPr="006A63C0">
        <w:rPr>
          <w:rFonts w:ascii="Times New Roman" w:hAnsiTheme="majorHAnsi" w:cs="Times New Roman"/>
        </w:rPr>
        <w:t xml:space="preserve">Anna, P.H.C. (2021). The Role of Parallel Trends in Event Study Settings: An Application to Environmental Economics. </w:t>
      </w:r>
      <w:r w:rsidRPr="006A63C0">
        <w:rPr>
          <w:rFonts w:ascii="Times New Roman" w:hAnsiTheme="majorHAnsi" w:cs="Times New Roman"/>
          <w:i/>
          <w:iCs/>
        </w:rPr>
        <w:t>J. Assoc. Environ. Resour. Econ.</w:t>
      </w:r>
      <w:r w:rsidRPr="006A63C0">
        <w:rPr>
          <w:rFonts w:ascii="Times New Roman" w:hAnsiTheme="majorHAnsi" w:cs="Times New Roman"/>
        </w:rPr>
        <w:t>, 8, 235</w:t>
      </w:r>
      <w:r w:rsidRPr="006A63C0">
        <w:rPr>
          <w:rFonts w:ascii="Times New Roman" w:hAnsiTheme="majorHAnsi" w:cs="Times New Roman"/>
        </w:rPr>
        <w:t>–</w:t>
      </w:r>
      <w:r w:rsidRPr="006A63C0">
        <w:rPr>
          <w:rFonts w:ascii="Times New Roman" w:hAnsiTheme="majorHAnsi" w:cs="Times New Roman"/>
        </w:rPr>
        <w:t>275.</w:t>
      </w:r>
    </w:p>
    <w:p w14:paraId="5E31FE3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McElreath, R. (2020). </w:t>
      </w:r>
      <w:r w:rsidRPr="006A63C0">
        <w:rPr>
          <w:rFonts w:ascii="Times New Roman" w:hAnsiTheme="majorHAnsi" w:cs="Times New Roman"/>
          <w:i/>
          <w:iCs/>
        </w:rPr>
        <w:t>Statistical rethinking: A Bayesian course with examples in R and Stan</w:t>
      </w:r>
      <w:r w:rsidRPr="006A63C0">
        <w:rPr>
          <w:rFonts w:ascii="Times New Roman" w:hAnsiTheme="majorHAnsi" w:cs="Times New Roman"/>
        </w:rPr>
        <w:t>. Chapman and Hall/CRC.</w:t>
      </w:r>
    </w:p>
    <w:p w14:paraId="3EF31DF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Morgan, S.L. &amp; Winship, C. (2015). </w:t>
      </w:r>
      <w:r w:rsidRPr="006A63C0">
        <w:rPr>
          <w:rFonts w:ascii="Times New Roman" w:hAnsiTheme="majorHAnsi" w:cs="Times New Roman"/>
          <w:i/>
          <w:iCs/>
        </w:rPr>
        <w:t>Counterfactuals and Causal Inference</w:t>
      </w:r>
      <w:r w:rsidRPr="006A63C0">
        <w:rPr>
          <w:rFonts w:ascii="Times New Roman" w:hAnsiTheme="majorHAnsi" w:cs="Times New Roman"/>
        </w:rPr>
        <w:t>. Cambridge University Press.</w:t>
      </w:r>
    </w:p>
    <w:p w14:paraId="0FD0475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Mundlak, Y. (1978). On the Pooling of Time Series and Cross Section Data. </w:t>
      </w:r>
      <w:r w:rsidRPr="006A63C0">
        <w:rPr>
          <w:rFonts w:ascii="Times New Roman" w:hAnsiTheme="majorHAnsi" w:cs="Times New Roman"/>
          <w:i/>
          <w:iCs/>
        </w:rPr>
        <w:t>Econometrica</w:t>
      </w:r>
      <w:r w:rsidRPr="006A63C0">
        <w:rPr>
          <w:rFonts w:ascii="Times New Roman" w:hAnsiTheme="majorHAnsi" w:cs="Times New Roman"/>
        </w:rPr>
        <w:t>, 46, 69</w:t>
      </w:r>
      <w:r w:rsidRPr="006A63C0">
        <w:rPr>
          <w:rFonts w:ascii="Times New Roman" w:hAnsiTheme="majorHAnsi" w:cs="Times New Roman"/>
        </w:rPr>
        <w:t>–</w:t>
      </w:r>
      <w:r w:rsidRPr="006A63C0">
        <w:rPr>
          <w:rFonts w:ascii="Times New Roman" w:hAnsiTheme="majorHAnsi" w:cs="Times New Roman"/>
        </w:rPr>
        <w:t>85.</w:t>
      </w:r>
    </w:p>
    <w:p w14:paraId="444ED06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Oshchepkov, A. &amp; Shirokanova, A. (2022). Bridging the gap between multilevel modeling and economic methods. </w:t>
      </w:r>
      <w:r w:rsidRPr="006A63C0">
        <w:rPr>
          <w:rFonts w:ascii="Times New Roman" w:hAnsiTheme="majorHAnsi" w:cs="Times New Roman"/>
          <w:i/>
          <w:iCs/>
        </w:rPr>
        <w:t>Soc. Sci. Res.</w:t>
      </w:r>
      <w:r w:rsidRPr="006A63C0">
        <w:rPr>
          <w:rFonts w:ascii="Times New Roman" w:hAnsiTheme="majorHAnsi" w:cs="Times New Roman"/>
        </w:rPr>
        <w:t>, 104, 102689.</w:t>
      </w:r>
    </w:p>
    <w:p w14:paraId="1E9E689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Oster, E. (2019). Unobservable Selection and Coefficient Stability: Theory and Evidence. </w:t>
      </w:r>
      <w:r w:rsidRPr="006A63C0">
        <w:rPr>
          <w:rFonts w:ascii="Times New Roman" w:hAnsiTheme="majorHAnsi" w:cs="Times New Roman"/>
          <w:i/>
          <w:iCs/>
        </w:rPr>
        <w:t>J. Bus. Econ. Stat.</w:t>
      </w:r>
      <w:r w:rsidRPr="006A63C0">
        <w:rPr>
          <w:rFonts w:ascii="Times New Roman" w:hAnsiTheme="majorHAnsi" w:cs="Times New Roman"/>
        </w:rPr>
        <w:t>, 37, 187</w:t>
      </w:r>
      <w:r w:rsidRPr="006A63C0">
        <w:rPr>
          <w:rFonts w:ascii="Times New Roman" w:hAnsiTheme="majorHAnsi" w:cs="Times New Roman"/>
        </w:rPr>
        <w:t>–</w:t>
      </w:r>
      <w:r w:rsidRPr="006A63C0">
        <w:rPr>
          <w:rFonts w:ascii="Times New Roman" w:hAnsiTheme="majorHAnsi" w:cs="Times New Roman"/>
        </w:rPr>
        <w:t>204.</w:t>
      </w:r>
    </w:p>
    <w:p w14:paraId="3E1F734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Paine, R.T. (1966). Food web compexity and species diversity. </w:t>
      </w:r>
      <w:r w:rsidRPr="006A63C0">
        <w:rPr>
          <w:rFonts w:ascii="Times New Roman" w:hAnsiTheme="majorHAnsi" w:cs="Times New Roman"/>
          <w:i/>
          <w:iCs/>
        </w:rPr>
        <w:t>Am. Nat.</w:t>
      </w:r>
      <w:r w:rsidRPr="006A63C0">
        <w:rPr>
          <w:rFonts w:ascii="Times New Roman" w:hAnsiTheme="majorHAnsi" w:cs="Times New Roman"/>
        </w:rPr>
        <w:t>, 100, 65</w:t>
      </w:r>
      <w:r w:rsidRPr="006A63C0">
        <w:rPr>
          <w:rFonts w:ascii="Times New Roman" w:hAnsiTheme="majorHAnsi" w:cs="Times New Roman"/>
        </w:rPr>
        <w:t>–</w:t>
      </w:r>
      <w:r w:rsidRPr="006A63C0">
        <w:rPr>
          <w:rFonts w:ascii="Times New Roman" w:hAnsiTheme="majorHAnsi" w:cs="Times New Roman"/>
        </w:rPr>
        <w:t>75.</w:t>
      </w:r>
    </w:p>
    <w:p w14:paraId="5795248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(1995). Causal Diagrams for Empirical Research. </w:t>
      </w:r>
      <w:r w:rsidRPr="006A63C0">
        <w:rPr>
          <w:rFonts w:ascii="Times New Roman" w:hAnsiTheme="majorHAnsi" w:cs="Times New Roman"/>
          <w:i/>
          <w:iCs/>
        </w:rPr>
        <w:t>Biometrika</w:t>
      </w:r>
      <w:r w:rsidRPr="006A63C0">
        <w:rPr>
          <w:rFonts w:ascii="Times New Roman" w:hAnsiTheme="majorHAnsi" w:cs="Times New Roman"/>
        </w:rPr>
        <w:t>, 82, 669</w:t>
      </w:r>
      <w:r w:rsidRPr="006A63C0">
        <w:rPr>
          <w:rFonts w:ascii="Times New Roman" w:hAnsiTheme="majorHAnsi" w:cs="Times New Roman"/>
        </w:rPr>
        <w:t>–</w:t>
      </w:r>
      <w:r w:rsidRPr="006A63C0">
        <w:rPr>
          <w:rFonts w:ascii="Times New Roman" w:hAnsiTheme="majorHAnsi" w:cs="Times New Roman"/>
        </w:rPr>
        <w:t>688.</w:t>
      </w:r>
    </w:p>
    <w:p w14:paraId="0FA75DC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(2009). </w:t>
      </w:r>
      <w:r w:rsidRPr="006A63C0">
        <w:rPr>
          <w:rFonts w:ascii="Times New Roman" w:hAnsiTheme="majorHAnsi" w:cs="Times New Roman"/>
          <w:i/>
          <w:iCs/>
        </w:rPr>
        <w:t>Causality</w:t>
      </w:r>
      <w:r w:rsidRPr="006A63C0">
        <w:rPr>
          <w:rFonts w:ascii="Times New Roman" w:hAnsiTheme="majorHAnsi" w:cs="Times New Roman"/>
        </w:rPr>
        <w:t>. Cambridge university press.</w:t>
      </w:r>
    </w:p>
    <w:p w14:paraId="22C59C7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Glymour, M. &amp; Jewell, N.P. (2016). </w:t>
      </w:r>
      <w:r w:rsidRPr="006A63C0">
        <w:rPr>
          <w:rFonts w:ascii="Times New Roman" w:hAnsiTheme="majorHAnsi" w:cs="Times New Roman"/>
          <w:i/>
          <w:iCs/>
        </w:rPr>
        <w:t>Causal inference in statistics: A primer</w:t>
      </w:r>
      <w:r w:rsidRPr="006A63C0">
        <w:rPr>
          <w:rFonts w:ascii="Times New Roman" w:hAnsiTheme="majorHAnsi" w:cs="Times New Roman"/>
        </w:rPr>
        <w:t>. John Wiley &amp; Sons.</w:t>
      </w:r>
    </w:p>
    <w:p w14:paraId="1210872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lang w:val="nl-NL"/>
        </w:rPr>
        <w:t xml:space="preserve">van de Pol, M. &amp; Wright, J. (2009). </w:t>
      </w:r>
      <w:r w:rsidRPr="006A63C0">
        <w:rPr>
          <w:rFonts w:ascii="Times New Roman" w:hAnsiTheme="majorHAnsi" w:cs="Times New Roman"/>
        </w:rPr>
        <w:t xml:space="preserve">A simple method for distinguishing within- versus between-subject effects using mixed models. </w:t>
      </w:r>
      <w:r w:rsidRPr="006A63C0">
        <w:rPr>
          <w:rFonts w:ascii="Times New Roman" w:hAnsiTheme="majorHAnsi" w:cs="Times New Roman"/>
          <w:i/>
          <w:iCs/>
        </w:rPr>
        <w:t>Anim. Behav.</w:t>
      </w:r>
      <w:r w:rsidRPr="006A63C0">
        <w:rPr>
          <w:rFonts w:ascii="Times New Roman" w:hAnsiTheme="majorHAnsi" w:cs="Times New Roman"/>
        </w:rPr>
        <w:t>, 77, 753</w:t>
      </w:r>
      <w:r w:rsidRPr="006A63C0">
        <w:rPr>
          <w:rFonts w:ascii="Times New Roman" w:hAnsiTheme="majorHAnsi" w:cs="Times New Roman"/>
        </w:rPr>
        <w:t>–</w:t>
      </w:r>
      <w:r w:rsidRPr="006A63C0">
        <w:rPr>
          <w:rFonts w:ascii="Times New Roman" w:hAnsiTheme="majorHAnsi" w:cs="Times New Roman"/>
        </w:rPr>
        <w:t>758.</w:t>
      </w:r>
    </w:p>
    <w:p w14:paraId="1F1CC72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Power, M.E. (1990). Effects of Fish in River Food Webs. </w:t>
      </w:r>
      <w:r w:rsidRPr="006A63C0">
        <w:rPr>
          <w:rFonts w:ascii="Times New Roman" w:hAnsiTheme="majorHAnsi" w:cs="Times New Roman"/>
          <w:i/>
          <w:iCs/>
        </w:rPr>
        <w:t>Science</w:t>
      </w:r>
      <w:r w:rsidRPr="006A63C0">
        <w:rPr>
          <w:rFonts w:ascii="Times New Roman" w:hAnsiTheme="majorHAnsi" w:cs="Times New Roman"/>
        </w:rPr>
        <w:t>, 250, 811</w:t>
      </w:r>
      <w:r w:rsidRPr="006A63C0">
        <w:rPr>
          <w:rFonts w:ascii="Times New Roman" w:hAnsiTheme="majorHAnsi" w:cs="Times New Roman"/>
        </w:rPr>
        <w:t>–</w:t>
      </w:r>
      <w:r w:rsidRPr="006A63C0">
        <w:rPr>
          <w:rFonts w:ascii="Times New Roman" w:hAnsiTheme="majorHAnsi" w:cs="Times New Roman"/>
        </w:rPr>
        <w:t>814.</w:t>
      </w:r>
    </w:p>
    <w:p w14:paraId="2E118FB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Ratcliffe, H., Kendig, A., Vacek, S., Carlson, D., Ahlering, M. &amp; Dee, L.E. (2023). Extreme precipitation promotes invasion in managed grasslands. </w:t>
      </w:r>
      <w:r w:rsidRPr="006A63C0">
        <w:rPr>
          <w:rFonts w:ascii="Times New Roman" w:hAnsiTheme="majorHAnsi" w:cs="Times New Roman"/>
          <w:i/>
          <w:iCs/>
        </w:rPr>
        <w:t>Ecology</w:t>
      </w:r>
      <w:r w:rsidRPr="006A63C0">
        <w:rPr>
          <w:rFonts w:ascii="Times New Roman" w:hAnsiTheme="majorHAnsi" w:cs="Times New Roman"/>
        </w:rPr>
        <w:t>, e4190.</w:t>
      </w:r>
    </w:p>
    <w:p w14:paraId="72C34A2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Reichman, O.J. (1979). Desert Granivore Foraging and Its Impact on Seed Densities and Distributions. </w:t>
      </w:r>
      <w:r w:rsidRPr="006A63C0">
        <w:rPr>
          <w:rFonts w:ascii="Times New Roman" w:hAnsiTheme="majorHAnsi" w:cs="Times New Roman"/>
          <w:i/>
          <w:iCs/>
        </w:rPr>
        <w:t>Ecology</w:t>
      </w:r>
      <w:r w:rsidRPr="006A63C0">
        <w:rPr>
          <w:rFonts w:ascii="Times New Roman" w:hAnsiTheme="majorHAnsi" w:cs="Times New Roman"/>
        </w:rPr>
        <w:t>, 60, 1086</w:t>
      </w:r>
      <w:r w:rsidRPr="006A63C0">
        <w:rPr>
          <w:rFonts w:ascii="Times New Roman" w:hAnsiTheme="majorHAnsi" w:cs="Times New Roman"/>
        </w:rPr>
        <w:t>–</w:t>
      </w:r>
      <w:r w:rsidRPr="006A63C0">
        <w:rPr>
          <w:rFonts w:ascii="Times New Roman" w:hAnsiTheme="majorHAnsi" w:cs="Times New Roman"/>
        </w:rPr>
        <w:t>1092.</w:t>
      </w:r>
    </w:p>
    <w:p w14:paraId="4901935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Rinella, M.J., Strong, D.J. &amp; Vermeire, L.T. (2020). Omitted variable bias in studies of plant interactions. </w:t>
      </w:r>
      <w:r w:rsidRPr="006A63C0">
        <w:rPr>
          <w:rFonts w:ascii="Times New Roman" w:hAnsiTheme="majorHAnsi" w:cs="Times New Roman"/>
          <w:i/>
          <w:iCs/>
        </w:rPr>
        <w:t>Ecology</w:t>
      </w:r>
      <w:r w:rsidRPr="006A63C0">
        <w:rPr>
          <w:rFonts w:ascii="Times New Roman" w:hAnsiTheme="majorHAnsi" w:cs="Times New Roman"/>
        </w:rPr>
        <w:t>, 101, e03020.</w:t>
      </w:r>
    </w:p>
    <w:p w14:paraId="5C7F29B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Robertson, B.L., Brown, J.A., McDonald, T. &amp; Jaksons, P. (2013). BAS: Balanced Acceptance Sampling of Natural Resources. </w:t>
      </w:r>
      <w:r w:rsidRPr="006A63C0">
        <w:rPr>
          <w:rFonts w:ascii="Times New Roman" w:hAnsiTheme="majorHAnsi" w:cs="Times New Roman"/>
          <w:i/>
          <w:iCs/>
        </w:rPr>
        <w:t>Biometrics</w:t>
      </w:r>
      <w:r w:rsidRPr="006A63C0">
        <w:rPr>
          <w:rFonts w:ascii="Times New Roman" w:hAnsiTheme="majorHAnsi" w:cs="Times New Roman"/>
        </w:rPr>
        <w:t>, 69, 776</w:t>
      </w:r>
      <w:r w:rsidRPr="006A63C0">
        <w:rPr>
          <w:rFonts w:ascii="Times New Roman" w:hAnsiTheme="majorHAnsi" w:cs="Times New Roman"/>
        </w:rPr>
        <w:t>–</w:t>
      </w:r>
      <w:r w:rsidRPr="006A63C0">
        <w:rPr>
          <w:rFonts w:ascii="Times New Roman" w:hAnsiTheme="majorHAnsi" w:cs="Times New Roman"/>
        </w:rPr>
        <w:t>784.</w:t>
      </w:r>
    </w:p>
    <w:p w14:paraId="1570C7B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Robins, J. (1989). The control of confounding by intermediate variables. </w:t>
      </w:r>
      <w:r w:rsidRPr="006A63C0">
        <w:rPr>
          <w:rFonts w:ascii="Times New Roman" w:hAnsiTheme="majorHAnsi" w:cs="Times New Roman"/>
          <w:i/>
          <w:iCs/>
        </w:rPr>
        <w:t>Stat. Med.</w:t>
      </w:r>
      <w:r w:rsidRPr="006A63C0">
        <w:rPr>
          <w:rFonts w:ascii="Times New Roman" w:hAnsiTheme="majorHAnsi" w:cs="Times New Roman"/>
        </w:rPr>
        <w:t>, 8, 679</w:t>
      </w:r>
      <w:r w:rsidRPr="006A63C0">
        <w:rPr>
          <w:rFonts w:ascii="Times New Roman" w:hAnsiTheme="majorHAnsi" w:cs="Times New Roman"/>
        </w:rPr>
        <w:t>–</w:t>
      </w:r>
      <w:r w:rsidRPr="006A63C0">
        <w:rPr>
          <w:rFonts w:ascii="Times New Roman" w:hAnsiTheme="majorHAnsi" w:cs="Times New Roman"/>
        </w:rPr>
        <w:t>701.</w:t>
      </w:r>
    </w:p>
    <w:p w14:paraId="22A9CC8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Robinson, G.K. (1991). That BLUP is a Good Thing: The Estimation of Random Effects. </w:t>
      </w:r>
      <w:r w:rsidRPr="006A63C0">
        <w:rPr>
          <w:rFonts w:ascii="Times New Roman" w:hAnsiTheme="majorHAnsi" w:cs="Times New Roman"/>
          <w:i/>
          <w:iCs/>
        </w:rPr>
        <w:t>Stat. Sci.</w:t>
      </w:r>
      <w:r w:rsidRPr="006A63C0">
        <w:rPr>
          <w:rFonts w:ascii="Times New Roman" w:hAnsiTheme="majorHAnsi" w:cs="Times New Roman"/>
        </w:rPr>
        <w:t>, 6, 15</w:t>
      </w:r>
      <w:r w:rsidRPr="006A63C0">
        <w:rPr>
          <w:rFonts w:ascii="Times New Roman" w:hAnsiTheme="majorHAnsi" w:cs="Times New Roman"/>
        </w:rPr>
        <w:t>–</w:t>
      </w:r>
      <w:r w:rsidRPr="006A63C0">
        <w:rPr>
          <w:rFonts w:ascii="Times New Roman" w:hAnsiTheme="majorHAnsi" w:cs="Times New Roman"/>
        </w:rPr>
        <w:t>32.</w:t>
      </w:r>
    </w:p>
    <w:p w14:paraId="67195C1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Rosenbaum, P.R. (2002). </w:t>
      </w:r>
      <w:r w:rsidRPr="006A63C0">
        <w:rPr>
          <w:rFonts w:ascii="Times New Roman" w:hAnsiTheme="majorHAnsi" w:cs="Times New Roman"/>
          <w:i/>
          <w:iCs/>
        </w:rPr>
        <w:t>Observational Studies</w:t>
      </w:r>
      <w:r w:rsidRPr="006A63C0">
        <w:rPr>
          <w:rFonts w:ascii="Times New Roman" w:hAnsiTheme="majorHAnsi" w:cs="Times New Roman"/>
        </w:rPr>
        <w:t>. Springer Series in Statistics. Springer, New York, NY.</w:t>
      </w:r>
    </w:p>
    <w:p w14:paraId="52EDFB6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Roth, J. (2022). Pretest with Caution: Event-Study Estimates after Testing for Parallel Trends. </w:t>
      </w:r>
      <w:r w:rsidRPr="006A63C0">
        <w:rPr>
          <w:rFonts w:ascii="Times New Roman" w:hAnsiTheme="majorHAnsi" w:cs="Times New Roman"/>
          <w:i/>
          <w:iCs/>
        </w:rPr>
        <w:t>Am. Econ. Rev. Insights</w:t>
      </w:r>
      <w:r w:rsidRPr="006A63C0">
        <w:rPr>
          <w:rFonts w:ascii="Times New Roman" w:hAnsiTheme="majorHAnsi" w:cs="Times New Roman"/>
        </w:rPr>
        <w:t>, 4, 305</w:t>
      </w:r>
      <w:r w:rsidRPr="006A63C0">
        <w:rPr>
          <w:rFonts w:ascii="Times New Roman" w:hAnsiTheme="majorHAnsi" w:cs="Times New Roman"/>
        </w:rPr>
        <w:t>–</w:t>
      </w:r>
      <w:r w:rsidRPr="006A63C0">
        <w:rPr>
          <w:rFonts w:ascii="Times New Roman" w:hAnsiTheme="majorHAnsi" w:cs="Times New Roman"/>
        </w:rPr>
        <w:t>322.</w:t>
      </w:r>
    </w:p>
    <w:p w14:paraId="0ED16DB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Roth, J., Sant</w:t>
      </w:r>
      <w:r w:rsidRPr="006A63C0">
        <w:rPr>
          <w:rFonts w:ascii="Times New Roman" w:hAnsiTheme="majorHAnsi" w:cs="Times New Roman"/>
        </w:rPr>
        <w:t>’</w:t>
      </w:r>
      <w:r w:rsidRPr="006A63C0">
        <w:rPr>
          <w:rFonts w:ascii="Times New Roman" w:hAnsiTheme="majorHAnsi" w:cs="Times New Roman"/>
        </w:rPr>
        <w:t>Anna, P.H.C., Bilinski, A. &amp; Poe, J. (2023). What</w:t>
      </w:r>
      <w:r w:rsidRPr="006A63C0">
        <w:rPr>
          <w:rFonts w:ascii="Times New Roman" w:hAnsiTheme="majorHAnsi" w:cs="Times New Roman"/>
        </w:rPr>
        <w:t>’</w:t>
      </w:r>
      <w:r w:rsidRPr="006A63C0">
        <w:rPr>
          <w:rFonts w:ascii="Times New Roman" w:hAnsiTheme="majorHAnsi" w:cs="Times New Roman"/>
        </w:rPr>
        <w:t xml:space="preserve">s trending in difference-in-differences? A synthesis of the recent econometrics literature. </w:t>
      </w:r>
      <w:r w:rsidRPr="006A63C0">
        <w:rPr>
          <w:rFonts w:ascii="Times New Roman" w:hAnsiTheme="majorHAnsi" w:cs="Times New Roman"/>
          <w:i/>
          <w:iCs/>
        </w:rPr>
        <w:t>J. Econom.</w:t>
      </w:r>
      <w:r w:rsidRPr="006A63C0">
        <w:rPr>
          <w:rFonts w:ascii="Times New Roman" w:hAnsiTheme="majorHAnsi" w:cs="Times New Roman"/>
        </w:rPr>
        <w:t>, 235, 2218</w:t>
      </w:r>
      <w:r w:rsidRPr="006A63C0">
        <w:rPr>
          <w:rFonts w:ascii="Times New Roman" w:hAnsiTheme="majorHAnsi" w:cs="Times New Roman"/>
        </w:rPr>
        <w:t>–</w:t>
      </w:r>
      <w:r w:rsidRPr="006A63C0">
        <w:rPr>
          <w:rFonts w:ascii="Times New Roman" w:hAnsiTheme="majorHAnsi" w:cs="Times New Roman"/>
        </w:rPr>
        <w:t>2244.</w:t>
      </w:r>
    </w:p>
    <w:p w14:paraId="136BB9A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Rubin, D.B. (1974). Estimating causal effects of treatments in randomized and nonrandomized studies. </w:t>
      </w:r>
      <w:r w:rsidRPr="006A63C0">
        <w:rPr>
          <w:rFonts w:ascii="Times New Roman" w:hAnsiTheme="majorHAnsi" w:cs="Times New Roman"/>
          <w:i/>
          <w:iCs/>
        </w:rPr>
        <w:t>J. Educ. Psychol.</w:t>
      </w:r>
      <w:r w:rsidRPr="006A63C0">
        <w:rPr>
          <w:rFonts w:ascii="Times New Roman" w:hAnsiTheme="majorHAnsi" w:cs="Times New Roman"/>
        </w:rPr>
        <w:t>, 66, 688</w:t>
      </w:r>
      <w:r w:rsidRPr="006A63C0">
        <w:rPr>
          <w:rFonts w:ascii="Times New Roman" w:hAnsiTheme="majorHAnsi" w:cs="Times New Roman"/>
        </w:rPr>
        <w:t>–</w:t>
      </w:r>
      <w:r w:rsidRPr="006A63C0">
        <w:rPr>
          <w:rFonts w:ascii="Times New Roman" w:hAnsiTheme="majorHAnsi" w:cs="Times New Roman"/>
        </w:rPr>
        <w:t>701.</w:t>
      </w:r>
    </w:p>
    <w:p w14:paraId="26BE659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Rubin, D.B. (2005). Causal Inference Using Potential Outcomes. </w:t>
      </w:r>
      <w:r w:rsidRPr="006A63C0">
        <w:rPr>
          <w:rFonts w:ascii="Times New Roman" w:hAnsiTheme="majorHAnsi" w:cs="Times New Roman"/>
          <w:i/>
          <w:iCs/>
        </w:rPr>
        <w:t>J. Am. Stat. Assoc.</w:t>
      </w:r>
      <w:r w:rsidRPr="006A63C0">
        <w:rPr>
          <w:rFonts w:ascii="Times New Roman" w:hAnsiTheme="majorHAnsi" w:cs="Times New Roman"/>
        </w:rPr>
        <w:t>, 100, 322</w:t>
      </w:r>
      <w:r w:rsidRPr="006A63C0">
        <w:rPr>
          <w:rFonts w:ascii="Times New Roman" w:hAnsiTheme="majorHAnsi" w:cs="Times New Roman"/>
        </w:rPr>
        <w:t>–</w:t>
      </w:r>
      <w:r w:rsidRPr="006A63C0">
        <w:rPr>
          <w:rFonts w:ascii="Times New Roman" w:hAnsiTheme="majorHAnsi" w:cs="Times New Roman"/>
        </w:rPr>
        <w:t>331.</w:t>
      </w:r>
    </w:p>
    <w:p w14:paraId="714CC3A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Schielzeth, H. &amp; Nakagawa, S. (2012). Nested by design: model fitting and interpretation in a mixed model era. </w:t>
      </w:r>
      <w:r w:rsidRPr="006A63C0">
        <w:rPr>
          <w:rFonts w:ascii="Times New Roman" w:hAnsiTheme="majorHAnsi" w:cs="Times New Roman"/>
          <w:i/>
          <w:iCs/>
        </w:rPr>
        <w:t>Methods Ecol. Evol.</w:t>
      </w:r>
      <w:r w:rsidRPr="006A63C0">
        <w:rPr>
          <w:rFonts w:ascii="Times New Roman" w:hAnsiTheme="majorHAnsi" w:cs="Times New Roman"/>
        </w:rPr>
        <w:t>, 4, 14</w:t>
      </w:r>
      <w:r w:rsidRPr="006A63C0">
        <w:rPr>
          <w:rFonts w:ascii="Times New Roman" w:hAnsiTheme="majorHAnsi" w:cs="Times New Roman"/>
        </w:rPr>
        <w:t>–</w:t>
      </w:r>
      <w:r w:rsidRPr="006A63C0">
        <w:rPr>
          <w:rFonts w:ascii="Times New Roman" w:hAnsiTheme="majorHAnsi" w:cs="Times New Roman"/>
        </w:rPr>
        <w:t>24.</w:t>
      </w:r>
    </w:p>
    <w:p w14:paraId="28FA971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Shipley, B. (2016). </w:t>
      </w:r>
      <w:r w:rsidRPr="006A63C0">
        <w:rPr>
          <w:rFonts w:ascii="Times New Roman" w:hAnsiTheme="majorHAnsi" w:cs="Times New Roman"/>
          <w:i/>
          <w:iCs/>
        </w:rPr>
        <w:t>Cause and Correlation in Biology: A User</w:t>
      </w:r>
      <w:r w:rsidRPr="006A63C0">
        <w:rPr>
          <w:rFonts w:ascii="Times New Roman" w:hAnsiTheme="majorHAnsi" w:cs="Times New Roman"/>
          <w:i/>
          <w:iCs/>
        </w:rPr>
        <w:t>’</w:t>
      </w:r>
      <w:r w:rsidRPr="006A63C0">
        <w:rPr>
          <w:rFonts w:ascii="Times New Roman" w:hAnsiTheme="majorHAnsi" w:cs="Times New Roman"/>
          <w:i/>
          <w:iCs/>
        </w:rPr>
        <w:t>s Guide to Path Analysis, Structural Equations and Causal Inference with R</w:t>
      </w:r>
      <w:r w:rsidRPr="006A63C0">
        <w:rPr>
          <w:rFonts w:ascii="Times New Roman" w:hAnsiTheme="majorHAnsi" w:cs="Times New Roman"/>
        </w:rPr>
        <w:t>. 2nd edn. Cambridge University Press, Cambridge.</w:t>
      </w:r>
    </w:p>
    <w:p w14:paraId="30821FE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Silliman, B.R., Bertness, M.D., Altieri, A.H., Griffin, J.N., Bazterrica, M.C., Hidalgo, F.J., </w:t>
      </w:r>
      <w:r w:rsidRPr="006A63C0">
        <w:rPr>
          <w:rFonts w:ascii="Times New Roman" w:hAnsiTheme="majorHAnsi" w:cs="Times New Roman"/>
          <w:i/>
          <w:iCs/>
        </w:rPr>
        <w:t>et al.</w:t>
      </w:r>
      <w:r w:rsidRPr="006A63C0">
        <w:rPr>
          <w:rFonts w:ascii="Times New Roman" w:hAnsiTheme="majorHAnsi" w:cs="Times New Roman"/>
        </w:rPr>
        <w:t xml:space="preserve"> (2011). Whole-community facilitation regulates biodiversity on Patagonian rocky shores. </w:t>
      </w:r>
      <w:r w:rsidRPr="006A63C0">
        <w:rPr>
          <w:rFonts w:ascii="Times New Roman" w:hAnsiTheme="majorHAnsi" w:cs="Times New Roman"/>
          <w:i/>
          <w:iCs/>
        </w:rPr>
        <w:t>PloS One</w:t>
      </w:r>
      <w:r w:rsidRPr="006A63C0">
        <w:rPr>
          <w:rFonts w:ascii="Times New Roman" w:hAnsiTheme="majorHAnsi" w:cs="Times New Roman"/>
        </w:rPr>
        <w:t>, 6, e24502.</w:t>
      </w:r>
    </w:p>
    <w:p w14:paraId="0B0E814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Silvertown, J., Poulton, P., Johnston, E., Edwards, G., Heard, M. &amp; Biss, P.M. (2006). The Park Grass Experiment 1856</w:t>
      </w:r>
      <w:r w:rsidRPr="006A63C0">
        <w:rPr>
          <w:rFonts w:ascii="Times New Roman" w:hAnsiTheme="majorHAnsi" w:cs="Times New Roman"/>
        </w:rPr>
        <w:t>–</w:t>
      </w:r>
      <w:r w:rsidRPr="006A63C0">
        <w:rPr>
          <w:rFonts w:ascii="Times New Roman" w:hAnsiTheme="majorHAnsi" w:cs="Times New Roman"/>
        </w:rPr>
        <w:t xml:space="preserve">2006: its contribution to ecology. </w:t>
      </w:r>
      <w:r w:rsidRPr="006A63C0">
        <w:rPr>
          <w:rFonts w:ascii="Times New Roman" w:hAnsiTheme="majorHAnsi" w:cs="Times New Roman"/>
          <w:i/>
          <w:iCs/>
        </w:rPr>
        <w:t>J. Ecol.</w:t>
      </w:r>
      <w:r w:rsidRPr="006A63C0">
        <w:rPr>
          <w:rFonts w:ascii="Times New Roman" w:hAnsiTheme="majorHAnsi" w:cs="Times New Roman"/>
        </w:rPr>
        <w:t>, 94, 801</w:t>
      </w:r>
      <w:r w:rsidRPr="006A63C0">
        <w:rPr>
          <w:rFonts w:ascii="Times New Roman" w:hAnsiTheme="majorHAnsi" w:cs="Times New Roman"/>
        </w:rPr>
        <w:t>–</w:t>
      </w:r>
      <w:r w:rsidRPr="006A63C0">
        <w:rPr>
          <w:rFonts w:ascii="Times New Roman" w:hAnsiTheme="majorHAnsi" w:cs="Times New Roman"/>
        </w:rPr>
        <w:t>814.</w:t>
      </w:r>
    </w:p>
    <w:p w14:paraId="4682B95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Simler-Williamson, A.B. &amp; Germino, M.J. (2022). Statistical considerations of nonrandom treatment applications reveal region-wide benefits of widespread post-fire restoration action. </w:t>
      </w:r>
      <w:r w:rsidRPr="006A63C0">
        <w:rPr>
          <w:rFonts w:ascii="Times New Roman" w:hAnsiTheme="majorHAnsi" w:cs="Times New Roman"/>
          <w:i/>
          <w:iCs/>
        </w:rPr>
        <w:t>Nat. Commun.</w:t>
      </w:r>
      <w:r w:rsidRPr="006A63C0">
        <w:rPr>
          <w:rFonts w:ascii="Times New Roman" w:hAnsiTheme="majorHAnsi" w:cs="Times New Roman"/>
        </w:rPr>
        <w:t>, 13, 3472.</w:t>
      </w:r>
    </w:p>
    <w:p w14:paraId="200D270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Sloman, S. (2005). </w:t>
      </w:r>
      <w:r w:rsidRPr="006A63C0">
        <w:rPr>
          <w:rFonts w:ascii="Times New Roman" w:hAnsiTheme="majorHAnsi" w:cs="Times New Roman"/>
          <w:i/>
          <w:iCs/>
        </w:rPr>
        <w:t>Causal models: How people think about the world and its alternatives</w:t>
      </w:r>
      <w:r w:rsidRPr="006A63C0">
        <w:rPr>
          <w:rFonts w:ascii="Times New Roman" w:hAnsiTheme="majorHAnsi" w:cs="Times New Roman"/>
        </w:rPr>
        <w:t>. Oxford University Press.</w:t>
      </w:r>
    </w:p>
    <w:p w14:paraId="33A025D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Stevens, D.L. &amp; Olsen, A.R. (2004). Spatially Balanced Sampling of Natural Resources. </w:t>
      </w:r>
      <w:r w:rsidRPr="006A63C0">
        <w:rPr>
          <w:rFonts w:ascii="Times New Roman" w:hAnsiTheme="majorHAnsi" w:cs="Times New Roman"/>
          <w:i/>
          <w:iCs/>
        </w:rPr>
        <w:t>J. Am. Stat. Assoc.</w:t>
      </w:r>
      <w:r w:rsidRPr="006A63C0">
        <w:rPr>
          <w:rFonts w:ascii="Times New Roman" w:hAnsiTheme="majorHAnsi" w:cs="Times New Roman"/>
        </w:rPr>
        <w:t>, 99, 262</w:t>
      </w:r>
      <w:r w:rsidRPr="006A63C0">
        <w:rPr>
          <w:rFonts w:ascii="Times New Roman" w:hAnsiTheme="majorHAnsi" w:cs="Times New Roman"/>
        </w:rPr>
        <w:t>–</w:t>
      </w:r>
      <w:r w:rsidRPr="006A63C0">
        <w:rPr>
          <w:rFonts w:ascii="Times New Roman" w:hAnsiTheme="majorHAnsi" w:cs="Times New Roman"/>
        </w:rPr>
        <w:t>278.</w:t>
      </w:r>
    </w:p>
    <w:p w14:paraId="21D9911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Sun, L. &amp; Abraham, S. (2021). Estimating dynamic treatment effects in event studies with heterogeneous treatment effects. </w:t>
      </w:r>
      <w:r w:rsidRPr="006A63C0">
        <w:rPr>
          <w:rFonts w:ascii="Times New Roman" w:hAnsiTheme="majorHAnsi" w:cs="Times New Roman"/>
          <w:i/>
          <w:iCs/>
        </w:rPr>
        <w:t>J. Econom.</w:t>
      </w:r>
      <w:r w:rsidRPr="006A63C0">
        <w:rPr>
          <w:rFonts w:ascii="Times New Roman" w:hAnsiTheme="majorHAnsi" w:cs="Times New Roman"/>
        </w:rPr>
        <w:t>, Themed Issue: Treatment Effect 1, 225, 175</w:t>
      </w:r>
      <w:r w:rsidRPr="006A63C0">
        <w:rPr>
          <w:rFonts w:ascii="Times New Roman" w:hAnsiTheme="majorHAnsi" w:cs="Times New Roman"/>
        </w:rPr>
        <w:t>–</w:t>
      </w:r>
      <w:r w:rsidRPr="006A63C0">
        <w:rPr>
          <w:rFonts w:ascii="Times New Roman" w:hAnsiTheme="majorHAnsi" w:cs="Times New Roman"/>
        </w:rPr>
        <w:t>199.</w:t>
      </w:r>
    </w:p>
    <w:p w14:paraId="329EDD5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Textor, J., van der Zander, B., Gilthorpe, M.S., Li</w:t>
      </w:r>
      <w:r w:rsidRPr="006A63C0">
        <w:rPr>
          <w:rFonts w:ascii="Times New Roman" w:hAnsiTheme="majorHAnsi" w:cs="Times New Roman"/>
        </w:rPr>
        <w:t>ś</w:t>
      </w:r>
      <w:r w:rsidRPr="006A63C0">
        <w:rPr>
          <w:rFonts w:ascii="Times New Roman" w:hAnsiTheme="majorHAnsi" w:cs="Times New Roman"/>
        </w:rPr>
        <w:t xml:space="preserve">kiewicz, M. &amp; Ellison, G.T. (2016). Robust causal inference using directed acyclic graphs: the R package </w:t>
      </w:r>
      <w:r w:rsidRPr="006A63C0">
        <w:rPr>
          <w:rFonts w:ascii="Times New Roman" w:hAnsiTheme="majorHAnsi" w:cs="Times New Roman"/>
        </w:rPr>
        <w:t>‘</w:t>
      </w:r>
      <w:r w:rsidRPr="006A63C0">
        <w:rPr>
          <w:rFonts w:ascii="Times New Roman" w:hAnsiTheme="majorHAnsi" w:cs="Times New Roman"/>
        </w:rPr>
        <w:t>dagitty.</w:t>
      </w:r>
      <w:r w:rsidRPr="006A63C0">
        <w:rPr>
          <w:rFonts w:ascii="Times New Roman" w:hAnsiTheme="majorHAnsi" w:cs="Times New Roman"/>
        </w:rPr>
        <w:t>’</w:t>
      </w:r>
      <w:r w:rsidRPr="006A63C0">
        <w:rPr>
          <w:rFonts w:ascii="Times New Roman" w:hAnsiTheme="majorHAnsi" w:cs="Times New Roman"/>
        </w:rPr>
        <w:t xml:space="preserve"> </w:t>
      </w:r>
      <w:r w:rsidRPr="006A63C0">
        <w:rPr>
          <w:rFonts w:ascii="Times New Roman" w:hAnsiTheme="majorHAnsi" w:cs="Times New Roman"/>
          <w:i/>
          <w:iCs/>
        </w:rPr>
        <w:t>Int. J. Epidemiol.</w:t>
      </w:r>
      <w:r w:rsidRPr="006A63C0">
        <w:rPr>
          <w:rFonts w:ascii="Times New Roman" w:hAnsiTheme="majorHAnsi" w:cs="Times New Roman"/>
        </w:rPr>
        <w:t>, 45, 1887</w:t>
      </w:r>
      <w:r w:rsidRPr="006A63C0">
        <w:rPr>
          <w:rFonts w:ascii="Times New Roman" w:hAnsiTheme="majorHAnsi" w:cs="Times New Roman"/>
        </w:rPr>
        <w:t>–</w:t>
      </w:r>
      <w:r w:rsidRPr="006A63C0">
        <w:rPr>
          <w:rFonts w:ascii="Times New Roman" w:hAnsiTheme="majorHAnsi" w:cs="Times New Roman"/>
        </w:rPr>
        <w:t>1894.</w:t>
      </w:r>
    </w:p>
    <w:p w14:paraId="139F2EB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Underwood, A.J., Underwood, A.L., Underwood, A.J. &amp; Wnderwood, A.J. (1997). </w:t>
      </w:r>
      <w:r w:rsidRPr="006A63C0">
        <w:rPr>
          <w:rFonts w:ascii="Times New Roman" w:hAnsiTheme="majorHAnsi" w:cs="Times New Roman"/>
          <w:i/>
          <w:iCs/>
        </w:rPr>
        <w:t>Experiments in ecology: their logical design and interpretation using analysis of variance</w:t>
      </w:r>
      <w:r w:rsidRPr="006A63C0">
        <w:rPr>
          <w:rFonts w:ascii="Times New Roman" w:hAnsiTheme="majorHAnsi" w:cs="Times New Roman"/>
        </w:rPr>
        <w:t>. Cambridge university press.</w:t>
      </w:r>
    </w:p>
    <w:p w14:paraId="5CD0454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Urquhart, N.S. &amp; Kincaid, T.M. (1999). Designs for Detecting Trend from Repeated Surveys of Ecological Resources. </w:t>
      </w:r>
      <w:r w:rsidRPr="006A63C0">
        <w:rPr>
          <w:rFonts w:ascii="Times New Roman" w:hAnsiTheme="majorHAnsi" w:cs="Times New Roman"/>
          <w:i/>
          <w:iCs/>
        </w:rPr>
        <w:t>J. Agric. Biol. Environ. Stat.</w:t>
      </w:r>
      <w:r w:rsidRPr="006A63C0">
        <w:rPr>
          <w:rFonts w:ascii="Times New Roman" w:hAnsiTheme="majorHAnsi" w:cs="Times New Roman"/>
        </w:rPr>
        <w:t>, 4, 404</w:t>
      </w:r>
      <w:r w:rsidRPr="006A63C0">
        <w:rPr>
          <w:rFonts w:ascii="Times New Roman" w:hAnsiTheme="majorHAnsi" w:cs="Times New Roman"/>
        </w:rPr>
        <w:t>–</w:t>
      </w:r>
      <w:r w:rsidRPr="006A63C0">
        <w:rPr>
          <w:rFonts w:ascii="Times New Roman" w:hAnsiTheme="majorHAnsi" w:cs="Times New Roman"/>
        </w:rPr>
        <w:t>414.</w:t>
      </w:r>
    </w:p>
    <w:p w14:paraId="3CFF697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Wood, S.N. (2017). </w:t>
      </w:r>
      <w:r w:rsidRPr="006A63C0">
        <w:rPr>
          <w:rFonts w:ascii="Times New Roman" w:hAnsiTheme="majorHAnsi" w:cs="Times New Roman"/>
          <w:i/>
          <w:iCs/>
        </w:rPr>
        <w:t>Generalized Additive Models: An Introduction with R, Second Edition</w:t>
      </w:r>
      <w:r w:rsidRPr="006A63C0">
        <w:rPr>
          <w:rFonts w:ascii="Times New Roman" w:hAnsiTheme="majorHAnsi" w:cs="Times New Roman"/>
        </w:rPr>
        <w:t>. 2nd edn. Chapman and Hall/CRC, New York.</w:t>
      </w:r>
    </w:p>
    <w:p w14:paraId="2D7F14C4"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Wooldridge, J.M. (2010). </w:t>
      </w:r>
      <w:r w:rsidRPr="006A63C0">
        <w:rPr>
          <w:rFonts w:ascii="Times New Roman" w:hAnsiTheme="majorHAnsi" w:cs="Times New Roman"/>
          <w:i/>
          <w:iCs/>
        </w:rPr>
        <w:t>Econometric analysis of cross section and panel data</w:t>
      </w:r>
      <w:r w:rsidRPr="006A63C0">
        <w:rPr>
          <w:rFonts w:ascii="Times New Roman" w:hAnsiTheme="majorHAnsi" w:cs="Times New Roman"/>
        </w:rPr>
        <w:t>. MIT press.</w:t>
      </w:r>
    </w:p>
    <w:p w14:paraId="7F4C5EB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Wooldridge, J.M. (2015). </w:t>
      </w:r>
      <w:r w:rsidRPr="006A63C0">
        <w:rPr>
          <w:rFonts w:ascii="Times New Roman" w:hAnsiTheme="majorHAnsi" w:cs="Times New Roman"/>
          <w:i/>
          <w:iCs/>
        </w:rPr>
        <w:t>Introductory econometrics: A modern approach</w:t>
      </w:r>
      <w:r w:rsidRPr="006A63C0">
        <w:rPr>
          <w:rFonts w:ascii="Times New Roman" w:hAnsiTheme="majorHAnsi" w:cs="Times New Roman"/>
        </w:rPr>
        <w:t>. Cengage learning.</w:t>
      </w:r>
    </w:p>
    <w:p w14:paraId="2FD9B50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Wooldridge, J.M. (2021). Two-Way Fixed Effects, the Two-Way Mundlak Regression, and Difference-in-Differences Estimators.</w:t>
      </w:r>
    </w:p>
    <w:p w14:paraId="4E0353D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Yund, P.O., Tilburg, C.E. &amp; McCartney, M.A. (2015). Across-shelf distribution of blue mussel larvae in the northern Gulf of Maine: consequences for population connectivity and a species range boundary. </w:t>
      </w:r>
      <w:r w:rsidRPr="006A63C0">
        <w:rPr>
          <w:rFonts w:ascii="Times New Roman" w:hAnsiTheme="majorHAnsi" w:cs="Times New Roman"/>
          <w:i/>
          <w:iCs/>
        </w:rPr>
        <w:t>R. Soc. Open Sci.</w:t>
      </w:r>
      <w:r w:rsidRPr="006A63C0">
        <w:rPr>
          <w:rFonts w:ascii="Times New Roman" w:hAnsiTheme="majorHAnsi" w:cs="Times New Roman"/>
        </w:rPr>
        <w:t>, 2, 150513.</w:t>
      </w:r>
    </w:p>
    <w:p w14:paraId="2EE408A4" w14:textId="16E6CAA7"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2C2845">
      <w:footerReference w:type="even" r:id="rId25"/>
      <w:footerReference w:type="default" r:id="rId2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Dee" w:date="2024-02-12T15:56:00Z" w:initials="LD">
    <w:p w14:paraId="66D1DE31" w14:textId="7986DAE4" w:rsidR="00A260F5" w:rsidRPr="008E0077" w:rsidRDefault="00A260F5">
      <w:pPr>
        <w:pStyle w:val="CommentText"/>
        <w:rPr>
          <w:highlight w:val="cyan"/>
        </w:rPr>
      </w:pPr>
      <w:r w:rsidRPr="008E0077">
        <w:rPr>
          <w:rStyle w:val="CommentReference"/>
          <w:highlight w:val="cyan"/>
        </w:rPr>
        <w:annotationRef/>
      </w:r>
      <w:r w:rsidRPr="008E0077">
        <w:rPr>
          <w:highlight w:val="cyan"/>
        </w:rPr>
        <w:t xml:space="preserve">COI probably </w:t>
      </w:r>
    </w:p>
  </w:comment>
  <w:comment w:id="14" w:author="Laura Dee" w:date="2024-02-13T14:38:00Z" w:initials="LD">
    <w:p w14:paraId="4EEAC2E6" w14:textId="006907D4" w:rsidR="00DA0FF1" w:rsidRPr="008E0077" w:rsidRDefault="00DA0FF1">
      <w:pPr>
        <w:pStyle w:val="CommentText"/>
        <w:rPr>
          <w:highlight w:val="cyan"/>
        </w:rPr>
      </w:pPr>
      <w:r w:rsidRPr="008E0077">
        <w:rPr>
          <w:rStyle w:val="CommentReference"/>
          <w:highlight w:val="cyan"/>
        </w:rPr>
        <w:annotationRef/>
      </w:r>
      <w:r w:rsidRPr="008E0077">
        <w:rPr>
          <w:highlight w:val="cyan"/>
        </w:rPr>
        <w:t>REFS?</w:t>
      </w:r>
    </w:p>
  </w:comment>
  <w:comment w:id="23" w:author="Laura Dee" w:date="2024-02-14T14:02:00Z" w:initials="LD">
    <w:p w14:paraId="24E2AD0B" w14:textId="1139BB2C" w:rsidR="00EF73F8" w:rsidRPr="008E0077" w:rsidRDefault="00EF73F8">
      <w:pPr>
        <w:pStyle w:val="CommentText"/>
        <w:rPr>
          <w:highlight w:val="cyan"/>
        </w:rPr>
      </w:pPr>
      <w:r w:rsidRPr="008E0077">
        <w:rPr>
          <w:rStyle w:val="CommentReference"/>
          <w:highlight w:val="cyan"/>
        </w:rPr>
        <w:annotationRef/>
      </w:r>
      <w:r w:rsidRPr="008E0077">
        <w:rPr>
          <w:highlight w:val="cyan"/>
        </w:rPr>
        <w:t xml:space="preserve">This is repeated below so could be cut as it disrupts the flow of us outlining the paper </w:t>
      </w:r>
    </w:p>
  </w:comment>
  <w:comment w:id="48" w:author="Laura Dee" w:date="2024-02-12T16:19:00Z" w:initials="LD">
    <w:p w14:paraId="6C13A5D6" w14:textId="55F81CB4" w:rsidR="00BF52B9" w:rsidRPr="008E0077" w:rsidRDefault="00BF52B9">
      <w:pPr>
        <w:pStyle w:val="CommentText"/>
        <w:rPr>
          <w:highlight w:val="cyan"/>
        </w:rPr>
      </w:pPr>
      <w:r w:rsidRPr="008E0077">
        <w:rPr>
          <w:rStyle w:val="CommentReference"/>
          <w:highlight w:val="cyan"/>
        </w:rPr>
        <w:annotationRef/>
      </w:r>
      <w:r w:rsidRPr="008E0077">
        <w:rPr>
          <w:highlight w:val="cyan"/>
        </w:rPr>
        <w:t xml:space="preserve">If we don’t have a </w:t>
      </w:r>
      <w:proofErr w:type="gramStart"/>
      <w:r w:rsidRPr="008E0077">
        <w:rPr>
          <w:highlight w:val="cyan"/>
        </w:rPr>
        <w:t>glossary</w:t>
      </w:r>
      <w:proofErr w:type="gramEnd"/>
      <w:r w:rsidRPr="008E0077">
        <w:rPr>
          <w:highlight w:val="cyan"/>
        </w:rPr>
        <w:t xml:space="preserve"> should we </w:t>
      </w:r>
      <w:proofErr w:type="spellStart"/>
      <w:r w:rsidRPr="008E0077">
        <w:rPr>
          <w:highlight w:val="cyan"/>
        </w:rPr>
        <w:t>unbold</w:t>
      </w:r>
      <w:proofErr w:type="spellEnd"/>
      <w:r w:rsidRPr="008E0077">
        <w:rPr>
          <w:highlight w:val="cyan"/>
        </w:rPr>
        <w:t>?</w:t>
      </w:r>
    </w:p>
  </w:comment>
  <w:comment w:id="50" w:author="Laura Dee" w:date="2024-02-14T14:10:00Z" w:initials="LD">
    <w:p w14:paraId="71DE31ED" w14:textId="0D5F658B" w:rsidR="00E115D6" w:rsidRPr="008E0077" w:rsidRDefault="00E115D6">
      <w:pPr>
        <w:pStyle w:val="CommentText"/>
        <w:rPr>
          <w:highlight w:val="cyan"/>
        </w:rPr>
      </w:pPr>
      <w:r w:rsidRPr="008E0077">
        <w:rPr>
          <w:rStyle w:val="CommentReference"/>
          <w:highlight w:val="cyan"/>
        </w:rPr>
        <w:annotationRef/>
      </w:r>
      <w:r w:rsidRPr="008E0077">
        <w:rPr>
          <w:highlight w:val="cyan"/>
        </w:rPr>
        <w:t xml:space="preserve">Need to cite Pearl here. </w:t>
      </w:r>
      <w:proofErr w:type="spellStart"/>
      <w:r w:rsidRPr="008E0077">
        <w:rPr>
          <w:highlight w:val="cyan"/>
        </w:rPr>
        <w:t>Its</w:t>
      </w:r>
      <w:proofErr w:type="spellEnd"/>
      <w:r w:rsidRPr="008E0077">
        <w:rPr>
          <w:highlight w:val="cyan"/>
        </w:rPr>
        <w:t xml:space="preserve"> not from </w:t>
      </w:r>
      <w:proofErr w:type="gramStart"/>
      <w:r w:rsidRPr="008E0077">
        <w:rPr>
          <w:highlight w:val="cyan"/>
        </w:rPr>
        <w:t>grace  &amp;</w:t>
      </w:r>
      <w:proofErr w:type="gramEnd"/>
      <w:r w:rsidRPr="008E0077">
        <w:rPr>
          <w:highlight w:val="cyan"/>
        </w:rPr>
        <w:t xml:space="preserve"> Irvine </w:t>
      </w:r>
    </w:p>
  </w:comment>
  <w:comment w:id="73" w:author="Laura Dee" w:date="2024-02-14T14:49:00Z" w:initials="LD">
    <w:p w14:paraId="3EF59B91" w14:textId="151819A4" w:rsidR="00AB0662" w:rsidRPr="008E0077" w:rsidRDefault="00AB0662">
      <w:pPr>
        <w:pStyle w:val="CommentText"/>
      </w:pPr>
      <w:r w:rsidRPr="008E0077">
        <w:rPr>
          <w:rStyle w:val="CommentReference"/>
        </w:rPr>
        <w:annotationRef/>
      </w:r>
      <w:r w:rsidRPr="008E0077">
        <w:t>Can we make this more specific to our purpose here?</w:t>
      </w:r>
    </w:p>
  </w:comment>
  <w:comment w:id="80" w:author="Laura Dee" w:date="2024-02-15T07:46:00Z" w:initials="LD">
    <w:p w14:paraId="2468CEF7" w14:textId="47E9BDF9" w:rsidR="00090017" w:rsidRPr="008E0077" w:rsidRDefault="00090017">
      <w:pPr>
        <w:pStyle w:val="CommentText"/>
      </w:pPr>
      <w:r w:rsidRPr="008E0077">
        <w:rPr>
          <w:rStyle w:val="CommentReference"/>
        </w:rPr>
        <w:annotationRef/>
      </w:r>
      <w:r w:rsidRPr="008E0077">
        <w:t>Do they discuss this and include lags?</w:t>
      </w:r>
    </w:p>
  </w:comment>
  <w:comment w:id="81" w:author="Laura Dee" w:date="2024-02-15T07:48:00Z" w:initials="LD">
    <w:p w14:paraId="11E47B24" w14:textId="20DED2A2" w:rsidR="00D80FD0" w:rsidRPr="008E0077" w:rsidRDefault="00D80FD0">
      <w:pPr>
        <w:pStyle w:val="CommentText"/>
      </w:pPr>
      <w:r w:rsidRPr="008E0077">
        <w:rPr>
          <w:rStyle w:val="CommentReference"/>
        </w:rPr>
        <w:annotationRef/>
      </w:r>
      <w:r w:rsidRPr="008E0077">
        <w:t xml:space="preserve">These would be good to include </w:t>
      </w:r>
      <w:proofErr w:type="spellStart"/>
      <w:r w:rsidRPr="008E0077">
        <w:t>bc</w:t>
      </w:r>
      <w:proofErr w:type="spellEnd"/>
      <w:r w:rsidRPr="008E0077">
        <w:t xml:space="preserve"> MacDonald and Mordecai PNAS do IV in two directions; we do IV and we also break things down with lags. </w:t>
      </w:r>
    </w:p>
  </w:comment>
  <w:comment w:id="93" w:author="Laura Dee" w:date="2024-02-12T16:19:00Z" w:initials="LD">
    <w:p w14:paraId="67CA8968" w14:textId="229E86D0" w:rsidR="00CB2266" w:rsidRPr="008E0077" w:rsidRDefault="00CB2266">
      <w:pPr>
        <w:pStyle w:val="CommentText"/>
        <w:rPr>
          <w:highlight w:val="cyan"/>
        </w:rPr>
      </w:pPr>
      <w:r w:rsidRPr="008E0077">
        <w:rPr>
          <w:rStyle w:val="CommentReference"/>
          <w:highlight w:val="cyan"/>
        </w:rPr>
        <w:annotationRef/>
      </w:r>
      <w:r w:rsidRPr="008E0077">
        <w:rPr>
          <w:highlight w:val="cyan"/>
        </w:rPr>
        <w:t xml:space="preserve">If no glossary, </w:t>
      </w:r>
      <w:proofErr w:type="spellStart"/>
      <w:r w:rsidRPr="008E0077">
        <w:rPr>
          <w:highlight w:val="cyan"/>
        </w:rPr>
        <w:t>unbold</w:t>
      </w:r>
      <w:proofErr w:type="spellEnd"/>
      <w:r w:rsidRPr="008E0077">
        <w:rPr>
          <w:highlight w:val="cyan"/>
        </w:rPr>
        <w:t xml:space="preserve">, </w:t>
      </w:r>
      <w:proofErr w:type="spellStart"/>
      <w:r w:rsidRPr="008E0077">
        <w:rPr>
          <w:highlight w:val="cyan"/>
        </w:rPr>
        <w:t>throuhgout</w:t>
      </w:r>
      <w:proofErr w:type="spellEnd"/>
      <w:r w:rsidRPr="008E0077">
        <w:rPr>
          <w:highlight w:val="cyan"/>
        </w:rPr>
        <w:t>?</w:t>
      </w:r>
    </w:p>
  </w:comment>
  <w:comment w:id="118" w:author="Laura Dee" w:date="2024-02-14T14:49:00Z" w:initials="LD">
    <w:p w14:paraId="0C820137" w14:textId="17E8F27A" w:rsidR="008B505C" w:rsidRPr="008E0077" w:rsidRDefault="008B505C">
      <w:pPr>
        <w:pStyle w:val="CommentText"/>
      </w:pPr>
      <w:r w:rsidRPr="008E0077">
        <w:rPr>
          <w:rStyle w:val="CommentReference"/>
        </w:rPr>
        <w:annotationRef/>
      </w:r>
      <w:r w:rsidRPr="008E0077">
        <w:t xml:space="preserve">Make a note in caption about having the error being unconventional and we do it here to illustrate which approaches have </w:t>
      </w:r>
      <w:proofErr w:type="spellStart"/>
      <w:r w:rsidRPr="008E0077">
        <w:t>enodgenierty</w:t>
      </w:r>
      <w:proofErr w:type="spellEnd"/>
      <w:r w:rsidRPr="008E0077">
        <w:t xml:space="preserve"> or no</w:t>
      </w:r>
      <w:r w:rsidR="0001742E" w:rsidRPr="008E0077">
        <w:t>t.</w:t>
      </w:r>
    </w:p>
  </w:comment>
  <w:comment w:id="143" w:author="Laura Dee" w:date="2024-02-14T14:38:00Z" w:initials="LD">
    <w:p w14:paraId="67A904A1" w14:textId="5CC6F9E8" w:rsidR="008102F3" w:rsidRPr="008E0077" w:rsidRDefault="008102F3">
      <w:pPr>
        <w:pStyle w:val="CommentText"/>
        <w:rPr>
          <w:highlight w:val="cyan"/>
        </w:rPr>
      </w:pPr>
      <w:r w:rsidRPr="008E0077">
        <w:rPr>
          <w:rStyle w:val="CommentReference"/>
          <w:highlight w:val="cyan"/>
        </w:rPr>
        <w:annotationRef/>
      </w:r>
      <w:r w:rsidRPr="008E0077">
        <w:rPr>
          <w:highlight w:val="cyan"/>
        </w:rPr>
        <w:t>Controlling for confounding variables assumes we have all of them</w:t>
      </w:r>
      <w:r w:rsidR="00BC07B4" w:rsidRPr="008E0077">
        <w:rPr>
          <w:highlight w:val="cyan"/>
        </w:rPr>
        <w:t xml:space="preserve"> in the model </w:t>
      </w:r>
      <w:r w:rsidR="00BC07B4" w:rsidRPr="008E0077">
        <w:rPr>
          <w:highlight w:val="cyan"/>
        </w:rPr>
        <w:sym w:font="Wingdings" w:char="F0DF"/>
      </w:r>
      <w:r w:rsidR="00BC07B4" w:rsidRPr="008E0077">
        <w:rPr>
          <w:highlight w:val="cyan"/>
        </w:rPr>
        <w:t xml:space="preserve"> that’s a strong </w:t>
      </w:r>
      <w:proofErr w:type="spellStart"/>
      <w:r w:rsidR="00BC07B4" w:rsidRPr="008E0077">
        <w:rPr>
          <w:highlight w:val="cyan"/>
        </w:rPr>
        <w:t>asdsumptioN</w:t>
      </w:r>
      <w:proofErr w:type="spellEnd"/>
      <w:r w:rsidR="00BC07B4" w:rsidRPr="008E0077">
        <w:rPr>
          <w:highlight w:val="cyan"/>
        </w:rPr>
        <w:t xml:space="preserve">!!! </w:t>
      </w:r>
    </w:p>
  </w:comment>
  <w:comment w:id="152" w:author="Laura Dee" w:date="2024-02-14T14:42:00Z" w:initials="LD">
    <w:p w14:paraId="05C5DDFC" w14:textId="644D3644" w:rsidR="00634351" w:rsidRPr="008E0077" w:rsidRDefault="00634351">
      <w:pPr>
        <w:pStyle w:val="CommentText"/>
      </w:pPr>
      <w:r w:rsidRPr="008E0077">
        <w:rPr>
          <w:rStyle w:val="CommentReference"/>
        </w:rPr>
        <w:annotationRef/>
      </w:r>
      <w:r w:rsidRPr="008E0077">
        <w:t xml:space="preserve">I think we can strengthen the writing here to make the point that 1) these approaches are complementary 2) </w:t>
      </w:r>
      <w:r w:rsidR="00553BD9" w:rsidRPr="008E0077">
        <w:t xml:space="preserve">what we present here </w:t>
      </w:r>
      <w:r w:rsidR="00BE640D" w:rsidRPr="008E0077">
        <w:t xml:space="preserve">does not actually require having the correct DAG, it is just a useful tool but we don’t need to know all of the relationships within a system to apply it and for the assumptions to be met. </w:t>
      </w:r>
    </w:p>
  </w:comment>
  <w:comment w:id="186" w:author="Laura Dee" w:date="2024-02-15T07:44:00Z" w:initials="LD">
    <w:p w14:paraId="4FE08ECA" w14:textId="41BC8279" w:rsidR="00090017" w:rsidRPr="008E0077" w:rsidRDefault="00090017">
      <w:pPr>
        <w:pStyle w:val="CommentText"/>
      </w:pPr>
      <w:r w:rsidRPr="008E0077">
        <w:rPr>
          <w:rStyle w:val="CommentReference"/>
        </w:rPr>
        <w:annotationRef/>
      </w:r>
      <w:r w:rsidRPr="008E0077">
        <w:t xml:space="preserve">I didn’t know what you mean by valid and </w:t>
      </w:r>
      <w:r w:rsidR="008E0077">
        <w:t>we need to shorten so cut</w:t>
      </w:r>
      <w:r w:rsidRPr="008E0077">
        <w:t xml:space="preserve"> </w:t>
      </w:r>
    </w:p>
  </w:comment>
  <w:comment w:id="189" w:author="Laura Dee" w:date="2024-02-15T07:51:00Z" w:initials="LD">
    <w:p w14:paraId="19F803D1" w14:textId="41F371A8" w:rsidR="008E0077" w:rsidRPr="008E0077" w:rsidRDefault="008E0077">
      <w:pPr>
        <w:pStyle w:val="CommentText"/>
      </w:pPr>
      <w:r w:rsidRPr="008E0077">
        <w:rPr>
          <w:rStyle w:val="CommentReference"/>
        </w:rPr>
        <w:annotationRef/>
      </w:r>
      <w:proofErr w:type="spellStart"/>
      <w:proofErr w:type="gramStart"/>
      <w:r w:rsidRPr="008E0077">
        <w:t>Lets</w:t>
      </w:r>
      <w:proofErr w:type="spellEnd"/>
      <w:proofErr w:type="gramEnd"/>
      <w:r w:rsidRPr="008E0077">
        <w:t xml:space="preserve"> weave the example throughout – I am already forgetting which cluster we mean here and which confounding variables with the example</w:t>
      </w:r>
    </w:p>
  </w:comment>
  <w:comment w:id="190" w:author="Laura Dee" w:date="2024-02-15T16:17:00Z" w:initials="LD">
    <w:p w14:paraId="7E5B172F" w14:textId="6CB5A247" w:rsidR="00CC4AFB" w:rsidRDefault="00CC4AFB">
      <w:pPr>
        <w:pStyle w:val="CommentText"/>
      </w:pPr>
      <w:r>
        <w:rPr>
          <w:rStyle w:val="CommentReference"/>
        </w:rPr>
        <w:annotationRef/>
      </w:r>
      <w:r w:rsidRPr="00CC4AFB">
        <w:rPr>
          <w:highlight w:val="green"/>
        </w:rPr>
        <w:t xml:space="preserve">Important throughout to check that we have clarified which forms </w:t>
      </w:r>
      <w:r>
        <w:rPr>
          <w:highlight w:val="green"/>
        </w:rPr>
        <w:t xml:space="preserve">of confounding are controlled for -- </w:t>
      </w:r>
      <w:r w:rsidRPr="00CC4AFB">
        <w:rPr>
          <w:highlight w:val="green"/>
        </w:rPr>
        <w:t>since it doesn’t get at plot level time varying OVB…</w:t>
      </w:r>
      <w:r>
        <w:t xml:space="preserve"> </w:t>
      </w:r>
    </w:p>
  </w:comment>
  <w:comment w:id="192" w:author="Laura Dee" w:date="2024-02-15T16:17:00Z" w:initials="LD">
    <w:p w14:paraId="5D31CC29" w14:textId="59F03878" w:rsidR="00C762A0" w:rsidRDefault="00C762A0">
      <w:pPr>
        <w:pStyle w:val="CommentText"/>
      </w:pPr>
      <w:r>
        <w:rPr>
          <w:rStyle w:val="CommentReference"/>
        </w:rPr>
        <w:annotationRef/>
      </w:r>
      <w:proofErr w:type="spellStart"/>
      <w:r>
        <w:t>Im</w:t>
      </w:r>
      <w:proofErr w:type="spellEnd"/>
      <w:r>
        <w:t xml:space="preserve"> struggling to follow this still as written, cut?</w:t>
      </w:r>
    </w:p>
  </w:comment>
  <w:comment w:id="230" w:author="Laura Dee" w:date="2024-02-15T09:47:00Z" w:initials="LD">
    <w:p w14:paraId="7B706CF6" w14:textId="15E0595E" w:rsidR="00363C00" w:rsidRDefault="00363C00">
      <w:pPr>
        <w:pStyle w:val="CommentText"/>
      </w:pPr>
      <w:r>
        <w:rPr>
          <w:rStyle w:val="CommentReference"/>
        </w:rPr>
        <w:annotationRef/>
      </w:r>
      <w:r>
        <w:t>Should we name each in the caption and point to which equation is which?</w:t>
      </w:r>
    </w:p>
  </w:comment>
  <w:comment w:id="242" w:author="Laura Dee" w:date="2024-02-15T09:48:00Z" w:initials="LD">
    <w:p w14:paraId="0CF28058" w14:textId="5A1B2867" w:rsidR="00E2366A" w:rsidRDefault="00E2366A">
      <w:pPr>
        <w:pStyle w:val="CommentText"/>
      </w:pPr>
      <w:r>
        <w:rPr>
          <w:rStyle w:val="CommentReference"/>
        </w:rPr>
        <w:annotationRef/>
      </w:r>
      <w:r>
        <w:t xml:space="preserve">Yes? Just adjusting to be more precise </w:t>
      </w:r>
    </w:p>
  </w:comment>
  <w:comment w:id="245" w:author="Laura Dee" w:date="2024-02-15T09:49:00Z" w:initials="LD">
    <w:p w14:paraId="642DA8A3" w14:textId="73358EF7" w:rsidR="003C21E3" w:rsidRDefault="003C21E3">
      <w:pPr>
        <w:pStyle w:val="CommentText"/>
      </w:pPr>
      <w:r>
        <w:rPr>
          <w:rStyle w:val="CommentReference"/>
        </w:rPr>
        <w:annotationRef/>
      </w:r>
      <w:r>
        <w:t xml:space="preserve">Dangling modifier – do we mean </w:t>
      </w:r>
      <w:proofErr w:type="spellStart"/>
      <w:r>
        <w:t>dependnece</w:t>
      </w:r>
      <w:proofErr w:type="spellEnd"/>
      <w:r>
        <w:t xml:space="preserve">?? Or moderating effect of </w:t>
      </w:r>
      <w:proofErr w:type="gramStart"/>
      <w:r>
        <w:t>X..</w:t>
      </w:r>
      <w:proofErr w:type="gramEnd"/>
      <w:r w:rsidR="00165E94">
        <w:t xml:space="preserve"> </w:t>
      </w:r>
      <w:proofErr w:type="spellStart"/>
      <w:r w:rsidR="00165E94">
        <w:t>non linear</w:t>
      </w:r>
      <w:proofErr w:type="spellEnd"/>
      <w:r w:rsidR="00165E94">
        <w:t xml:space="preserve"> effect? </w:t>
      </w:r>
    </w:p>
  </w:comment>
  <w:comment w:id="250" w:author="Laura Dee" w:date="2024-02-15T09:48:00Z" w:initials="LD">
    <w:p w14:paraId="3DE8A672" w14:textId="717A3210" w:rsidR="002A1507" w:rsidRDefault="002A1507">
      <w:pPr>
        <w:pStyle w:val="CommentText"/>
      </w:pPr>
      <w:r>
        <w:rPr>
          <w:rStyle w:val="CommentReference"/>
        </w:rPr>
        <w:annotationRef/>
      </w:r>
      <w:proofErr w:type="spellStart"/>
      <w:r>
        <w:t>Confouding</w:t>
      </w:r>
      <w:proofErr w:type="spellEnd"/>
      <w:r>
        <w:t>?</w:t>
      </w:r>
    </w:p>
  </w:comment>
  <w:comment w:id="262" w:author="Laura Dee" w:date="2024-02-14T15:11:00Z" w:initials="LD">
    <w:p w14:paraId="658ACDB2" w14:textId="0028F33B" w:rsidR="00F243B1" w:rsidRPr="008E0077" w:rsidRDefault="00F243B1">
      <w:pPr>
        <w:pStyle w:val="CommentText"/>
      </w:pPr>
      <w:r w:rsidRPr="008E0077">
        <w:rPr>
          <w:rStyle w:val="CommentReference"/>
        </w:rPr>
        <w:annotationRef/>
      </w:r>
      <w:r w:rsidRPr="008E0077">
        <w:t xml:space="preserve">Again, need to have coefficients here. These don’t add up to snails without coefficients… </w:t>
      </w:r>
    </w:p>
  </w:comment>
  <w:comment w:id="271" w:author="Laura Dee" w:date="2024-02-14T15:14:00Z" w:initials="LD">
    <w:p w14:paraId="1B9D4D4E" w14:textId="2D8274E5" w:rsidR="00F243B1" w:rsidRPr="008E0077" w:rsidRDefault="00F243B1">
      <w:pPr>
        <w:pStyle w:val="CommentText"/>
      </w:pPr>
      <w:r w:rsidRPr="008E0077">
        <w:rPr>
          <w:rStyle w:val="CommentReference"/>
        </w:rPr>
        <w:annotationRef/>
      </w:r>
      <w:r w:rsidRPr="008E0077">
        <w:t>What about recruitment?</w:t>
      </w:r>
    </w:p>
  </w:comment>
  <w:comment w:id="320" w:author="Laura Dee" w:date="2024-02-13T10:40:00Z" w:initials="LD">
    <w:p w14:paraId="55783B00" w14:textId="11AA5A7A" w:rsidR="008E03B4" w:rsidRPr="008E0077" w:rsidRDefault="008E03B4">
      <w:pPr>
        <w:pStyle w:val="CommentText"/>
        <w:rPr>
          <w:highlight w:val="cyan"/>
        </w:rPr>
      </w:pPr>
      <w:r w:rsidRPr="008E0077">
        <w:rPr>
          <w:rStyle w:val="CommentReference"/>
          <w:highlight w:val="cyan"/>
        </w:rPr>
        <w:annotationRef/>
      </w:r>
      <w:r w:rsidRPr="008E0077">
        <w:rPr>
          <w:highlight w:val="cyan"/>
        </w:rPr>
        <w:t>I think we need to remove all statements that things are causal or not. It all rests on the assumptions.</w:t>
      </w:r>
    </w:p>
  </w:comment>
  <w:comment w:id="321" w:author="Laura Dee" w:date="2024-02-13T10:41:00Z" w:initials="LD">
    <w:p w14:paraId="68403553" w14:textId="3A234023" w:rsidR="00AE10F0" w:rsidRPr="008E0077" w:rsidRDefault="00AE10F0">
      <w:pPr>
        <w:pStyle w:val="CommentText"/>
        <w:rPr>
          <w:highlight w:val="cyan"/>
        </w:rPr>
      </w:pPr>
      <w:r w:rsidRPr="008E0077">
        <w:rPr>
          <w:rStyle w:val="CommentReference"/>
          <w:highlight w:val="cyan"/>
        </w:rPr>
        <w:annotationRef/>
      </w:r>
      <w:r w:rsidRPr="008E0077">
        <w:rPr>
          <w:highlight w:val="cyan"/>
        </w:rPr>
        <w:t xml:space="preserve">It is the assumptions at the core. </w:t>
      </w:r>
      <w:r w:rsidR="00AE3A99">
        <w:rPr>
          <w:highlight w:val="cyan"/>
        </w:rPr>
        <w:t xml:space="preserve">Edited accordingly. </w:t>
      </w:r>
    </w:p>
  </w:comment>
  <w:comment w:id="331" w:author="Laura Dee" w:date="2024-02-15T09:41:00Z" w:initials="LD">
    <w:p w14:paraId="7315B29F" w14:textId="1584186B" w:rsidR="003558ED" w:rsidRDefault="003558ED">
      <w:pPr>
        <w:pStyle w:val="CommentText"/>
      </w:pPr>
      <w:r>
        <w:rPr>
          <w:rStyle w:val="CommentReference"/>
        </w:rPr>
        <w:annotationRef/>
      </w:r>
      <w:r>
        <w:t xml:space="preserve">I would like us to move away from </w:t>
      </w:r>
      <w:proofErr w:type="spellStart"/>
      <w:r>
        <w:t>phraisng</w:t>
      </w:r>
      <w:proofErr w:type="spellEnd"/>
      <w:r>
        <w:t xml:space="preserve"> “correct” or not, causal or not… </w:t>
      </w:r>
    </w:p>
  </w:comment>
  <w:comment w:id="337" w:author="Laura Dee" w:date="2024-02-15T09:42:00Z" w:initials="LD">
    <w:p w14:paraId="399328E1" w14:textId="36576BA4" w:rsidR="00012996" w:rsidRDefault="00012996">
      <w:pPr>
        <w:pStyle w:val="CommentText"/>
      </w:pPr>
      <w:r>
        <w:rPr>
          <w:rStyle w:val="CommentReference"/>
        </w:rPr>
        <w:annotationRef/>
      </w:r>
      <w:r>
        <w:t xml:space="preserve">I feel like the last sentence is implied by this one, and in the </w:t>
      </w:r>
      <w:proofErr w:type="spellStart"/>
      <w:r>
        <w:t>conclisions</w:t>
      </w:r>
      <w:proofErr w:type="spellEnd"/>
      <w:r>
        <w:t xml:space="preserve">, so cut to reduce word counts </w:t>
      </w:r>
    </w:p>
  </w:comment>
  <w:comment w:id="348" w:author="Laura Dee" w:date="2024-02-13T11:59:00Z" w:initials="LD">
    <w:p w14:paraId="2F1472EB" w14:textId="6C96409C" w:rsidR="005A6029" w:rsidRPr="008E0077" w:rsidRDefault="005A6029">
      <w:pPr>
        <w:pStyle w:val="CommentText"/>
      </w:pPr>
      <w:r w:rsidRPr="008E0077">
        <w:rPr>
          <w:rStyle w:val="CommentReference"/>
          <w:highlight w:val="cyan"/>
        </w:rPr>
        <w:annotationRef/>
      </w:r>
      <w:r w:rsidRPr="008E0077">
        <w:rPr>
          <w:highlight w:val="cyan"/>
        </w:rPr>
        <w:t>Missing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1DE31" w15:done="0"/>
  <w15:commentEx w15:paraId="4EEAC2E6" w15:done="0"/>
  <w15:commentEx w15:paraId="24E2AD0B" w15:done="0"/>
  <w15:commentEx w15:paraId="6C13A5D6" w15:done="0"/>
  <w15:commentEx w15:paraId="71DE31ED" w15:done="0"/>
  <w15:commentEx w15:paraId="3EF59B91" w15:done="0"/>
  <w15:commentEx w15:paraId="2468CEF7" w15:done="0"/>
  <w15:commentEx w15:paraId="11E47B24" w15:done="0"/>
  <w15:commentEx w15:paraId="67CA8968" w15:done="0"/>
  <w15:commentEx w15:paraId="0C820137" w15:done="0"/>
  <w15:commentEx w15:paraId="67A904A1" w15:done="0"/>
  <w15:commentEx w15:paraId="05C5DDFC" w15:done="0"/>
  <w15:commentEx w15:paraId="4FE08ECA" w15:done="0"/>
  <w15:commentEx w15:paraId="19F803D1" w15:done="0"/>
  <w15:commentEx w15:paraId="7E5B172F" w15:done="0"/>
  <w15:commentEx w15:paraId="5D31CC29" w15:done="0"/>
  <w15:commentEx w15:paraId="7B706CF6" w15:done="0"/>
  <w15:commentEx w15:paraId="0CF28058" w15:done="0"/>
  <w15:commentEx w15:paraId="642DA8A3" w15:done="0"/>
  <w15:commentEx w15:paraId="3DE8A672" w15:done="0"/>
  <w15:commentEx w15:paraId="658ACDB2" w15:done="0"/>
  <w15:commentEx w15:paraId="1B9D4D4E" w15:done="0"/>
  <w15:commentEx w15:paraId="55783B00" w15:done="0"/>
  <w15:commentEx w15:paraId="68403553" w15:done="0"/>
  <w15:commentEx w15:paraId="7315B29F" w15:done="0"/>
  <w15:commentEx w15:paraId="399328E1" w15:done="0"/>
  <w15:commentEx w15:paraId="2F1472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82CD90" w16cex:dateUtc="2024-02-12T22:56:00Z"/>
  <w16cex:commentExtensible w16cex:durableId="319075B4" w16cex:dateUtc="2024-02-13T21:38:00Z"/>
  <w16cex:commentExtensible w16cex:durableId="0B74A40C" w16cex:dateUtc="2024-02-14T21:02:00Z"/>
  <w16cex:commentExtensible w16cex:durableId="7DBB9A83" w16cex:dateUtc="2024-02-12T23:19:00Z"/>
  <w16cex:commentExtensible w16cex:durableId="69B29573" w16cex:dateUtc="2024-02-14T21:10:00Z"/>
  <w16cex:commentExtensible w16cex:durableId="0F3009D6" w16cex:dateUtc="2024-02-14T21:49:00Z"/>
  <w16cex:commentExtensible w16cex:durableId="66282250" w16cex:dateUtc="2024-02-15T14:46:00Z"/>
  <w16cex:commentExtensible w16cex:durableId="1BB7F784" w16cex:dateUtc="2024-02-15T14:48:00Z"/>
  <w16cex:commentExtensible w16cex:durableId="07751DCE" w16cex:dateUtc="2024-02-12T23:19:00Z"/>
  <w16cex:commentExtensible w16cex:durableId="733571BB" w16cex:dateUtc="2024-02-14T21:49:00Z"/>
  <w16cex:commentExtensible w16cex:durableId="2D3294B0" w16cex:dateUtc="2024-02-14T21:38:00Z"/>
  <w16cex:commentExtensible w16cex:durableId="768685F2" w16cex:dateUtc="2024-02-14T21:42:00Z"/>
  <w16cex:commentExtensible w16cex:durableId="328B5981" w16cex:dateUtc="2024-02-15T14:44:00Z"/>
  <w16cex:commentExtensible w16cex:durableId="0B0D7E6C" w16cex:dateUtc="2024-02-15T14:51:00Z"/>
  <w16cex:commentExtensible w16cex:durableId="5B632847" w16cex:dateUtc="2024-02-15T23:17:00Z"/>
  <w16cex:commentExtensible w16cex:durableId="0F02F243" w16cex:dateUtc="2024-02-15T23:17:00Z"/>
  <w16cex:commentExtensible w16cex:durableId="4A28A37C" w16cex:dateUtc="2024-02-15T16:47:00Z"/>
  <w16cex:commentExtensible w16cex:durableId="14ADF770" w16cex:dateUtc="2024-02-15T16:48:00Z"/>
  <w16cex:commentExtensible w16cex:durableId="0D5F4AC2" w16cex:dateUtc="2024-02-15T16:49:00Z"/>
  <w16cex:commentExtensible w16cex:durableId="3820E2D2" w16cex:dateUtc="2024-02-15T16:48:00Z"/>
  <w16cex:commentExtensible w16cex:durableId="5A6D0014" w16cex:dateUtc="2024-02-14T22:11:00Z"/>
  <w16cex:commentExtensible w16cex:durableId="1931ABD2" w16cex:dateUtc="2024-02-14T22:14:00Z"/>
  <w16cex:commentExtensible w16cex:durableId="5ABDDFB3" w16cex:dateUtc="2024-02-13T17:40:00Z"/>
  <w16cex:commentExtensible w16cex:durableId="16FEDC6C" w16cex:dateUtc="2024-02-13T17:41:00Z"/>
  <w16cex:commentExtensible w16cex:durableId="3F269F05" w16cex:dateUtc="2024-02-15T16:41:00Z"/>
  <w16cex:commentExtensible w16cex:durableId="63056861" w16cex:dateUtc="2024-02-15T16:42:00Z"/>
  <w16cex:commentExtensible w16cex:durableId="38F0E613" w16cex:dateUtc="2024-02-13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1DE31" w16cid:durableId="7E82CD90"/>
  <w16cid:commentId w16cid:paraId="4EEAC2E6" w16cid:durableId="319075B4"/>
  <w16cid:commentId w16cid:paraId="24E2AD0B" w16cid:durableId="0B74A40C"/>
  <w16cid:commentId w16cid:paraId="6C13A5D6" w16cid:durableId="7DBB9A83"/>
  <w16cid:commentId w16cid:paraId="71DE31ED" w16cid:durableId="69B29573"/>
  <w16cid:commentId w16cid:paraId="3EF59B91" w16cid:durableId="0F3009D6"/>
  <w16cid:commentId w16cid:paraId="2468CEF7" w16cid:durableId="66282250"/>
  <w16cid:commentId w16cid:paraId="11E47B24" w16cid:durableId="1BB7F784"/>
  <w16cid:commentId w16cid:paraId="67CA8968" w16cid:durableId="07751DCE"/>
  <w16cid:commentId w16cid:paraId="0C820137" w16cid:durableId="733571BB"/>
  <w16cid:commentId w16cid:paraId="67A904A1" w16cid:durableId="2D3294B0"/>
  <w16cid:commentId w16cid:paraId="05C5DDFC" w16cid:durableId="768685F2"/>
  <w16cid:commentId w16cid:paraId="4FE08ECA" w16cid:durableId="328B5981"/>
  <w16cid:commentId w16cid:paraId="19F803D1" w16cid:durableId="0B0D7E6C"/>
  <w16cid:commentId w16cid:paraId="7E5B172F" w16cid:durableId="5B632847"/>
  <w16cid:commentId w16cid:paraId="5D31CC29" w16cid:durableId="0F02F243"/>
  <w16cid:commentId w16cid:paraId="7B706CF6" w16cid:durableId="4A28A37C"/>
  <w16cid:commentId w16cid:paraId="0CF28058" w16cid:durableId="14ADF770"/>
  <w16cid:commentId w16cid:paraId="642DA8A3" w16cid:durableId="0D5F4AC2"/>
  <w16cid:commentId w16cid:paraId="3DE8A672" w16cid:durableId="3820E2D2"/>
  <w16cid:commentId w16cid:paraId="658ACDB2" w16cid:durableId="5A6D0014"/>
  <w16cid:commentId w16cid:paraId="1B9D4D4E" w16cid:durableId="1931ABD2"/>
  <w16cid:commentId w16cid:paraId="55783B00" w16cid:durableId="5ABDDFB3"/>
  <w16cid:commentId w16cid:paraId="68403553" w16cid:durableId="16FEDC6C"/>
  <w16cid:commentId w16cid:paraId="7315B29F" w16cid:durableId="3F269F05"/>
  <w16cid:commentId w16cid:paraId="399328E1" w16cid:durableId="63056861"/>
  <w16cid:commentId w16cid:paraId="2F1472EB" w16cid:durableId="38F0E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42FEE" w14:textId="77777777" w:rsidR="00034B0A" w:rsidRDefault="00034B0A" w:rsidP="002C3801">
      <w:pPr>
        <w:spacing w:line="240" w:lineRule="auto"/>
      </w:pPr>
      <w:r>
        <w:separator/>
      </w:r>
    </w:p>
  </w:endnote>
  <w:endnote w:type="continuationSeparator" w:id="0">
    <w:p w14:paraId="661709FC" w14:textId="77777777" w:rsidR="00034B0A" w:rsidRDefault="00034B0A"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976BD" w14:textId="77777777" w:rsidR="00034B0A" w:rsidRDefault="00034B0A" w:rsidP="002C3801">
      <w:pPr>
        <w:spacing w:line="240" w:lineRule="auto"/>
      </w:pPr>
      <w:r>
        <w:separator/>
      </w:r>
    </w:p>
  </w:footnote>
  <w:footnote w:type="continuationSeparator" w:id="0">
    <w:p w14:paraId="1A653FD9" w14:textId="77777777" w:rsidR="00034B0A" w:rsidRDefault="00034B0A"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Dee">
    <w15:presenceInfo w15:providerId="None" w15:userId="Laura 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35C8"/>
    <w:rsid w:val="00005A6C"/>
    <w:rsid w:val="00005AB5"/>
    <w:rsid w:val="00007ABB"/>
    <w:rsid w:val="00011EC5"/>
    <w:rsid w:val="0001290D"/>
    <w:rsid w:val="00012927"/>
    <w:rsid w:val="00012996"/>
    <w:rsid w:val="00013818"/>
    <w:rsid w:val="00013BA0"/>
    <w:rsid w:val="00014C57"/>
    <w:rsid w:val="00015B98"/>
    <w:rsid w:val="00015E98"/>
    <w:rsid w:val="00015F66"/>
    <w:rsid w:val="00016C4B"/>
    <w:rsid w:val="0001742E"/>
    <w:rsid w:val="00021AF0"/>
    <w:rsid w:val="00024DED"/>
    <w:rsid w:val="00026D39"/>
    <w:rsid w:val="0002795B"/>
    <w:rsid w:val="00033CB0"/>
    <w:rsid w:val="00034B0A"/>
    <w:rsid w:val="00035745"/>
    <w:rsid w:val="00036228"/>
    <w:rsid w:val="00037099"/>
    <w:rsid w:val="00037819"/>
    <w:rsid w:val="00040174"/>
    <w:rsid w:val="000401E9"/>
    <w:rsid w:val="00040EE1"/>
    <w:rsid w:val="000412F1"/>
    <w:rsid w:val="00042267"/>
    <w:rsid w:val="00042686"/>
    <w:rsid w:val="00042A28"/>
    <w:rsid w:val="000437AD"/>
    <w:rsid w:val="0004434E"/>
    <w:rsid w:val="00044485"/>
    <w:rsid w:val="00045A25"/>
    <w:rsid w:val="00046A52"/>
    <w:rsid w:val="000502B1"/>
    <w:rsid w:val="00051778"/>
    <w:rsid w:val="00052211"/>
    <w:rsid w:val="0005269E"/>
    <w:rsid w:val="000535D0"/>
    <w:rsid w:val="00054A34"/>
    <w:rsid w:val="000568D7"/>
    <w:rsid w:val="00057571"/>
    <w:rsid w:val="00060D7B"/>
    <w:rsid w:val="00063967"/>
    <w:rsid w:val="00063D59"/>
    <w:rsid w:val="000644F9"/>
    <w:rsid w:val="000658C6"/>
    <w:rsid w:val="000676D5"/>
    <w:rsid w:val="00067F37"/>
    <w:rsid w:val="00072DCD"/>
    <w:rsid w:val="00073E4F"/>
    <w:rsid w:val="0007574F"/>
    <w:rsid w:val="000763D8"/>
    <w:rsid w:val="00080387"/>
    <w:rsid w:val="00080D01"/>
    <w:rsid w:val="00083380"/>
    <w:rsid w:val="00083976"/>
    <w:rsid w:val="00085974"/>
    <w:rsid w:val="00086998"/>
    <w:rsid w:val="00086F17"/>
    <w:rsid w:val="00087024"/>
    <w:rsid w:val="00090017"/>
    <w:rsid w:val="00090363"/>
    <w:rsid w:val="00093A91"/>
    <w:rsid w:val="00093AAD"/>
    <w:rsid w:val="000948FE"/>
    <w:rsid w:val="00094CAB"/>
    <w:rsid w:val="00095410"/>
    <w:rsid w:val="00095918"/>
    <w:rsid w:val="00096530"/>
    <w:rsid w:val="00096F2A"/>
    <w:rsid w:val="000A32A5"/>
    <w:rsid w:val="000A36FD"/>
    <w:rsid w:val="000A4A66"/>
    <w:rsid w:val="000A5C3D"/>
    <w:rsid w:val="000A5D75"/>
    <w:rsid w:val="000A6114"/>
    <w:rsid w:val="000A6134"/>
    <w:rsid w:val="000A66FB"/>
    <w:rsid w:val="000A7A3F"/>
    <w:rsid w:val="000B0CC1"/>
    <w:rsid w:val="000B1239"/>
    <w:rsid w:val="000B229C"/>
    <w:rsid w:val="000B390C"/>
    <w:rsid w:val="000B4347"/>
    <w:rsid w:val="000B559C"/>
    <w:rsid w:val="000B62E8"/>
    <w:rsid w:val="000B70E9"/>
    <w:rsid w:val="000C117C"/>
    <w:rsid w:val="000C195F"/>
    <w:rsid w:val="000C1C4B"/>
    <w:rsid w:val="000C1D02"/>
    <w:rsid w:val="000C5C82"/>
    <w:rsid w:val="000C6C5D"/>
    <w:rsid w:val="000C71A5"/>
    <w:rsid w:val="000C7780"/>
    <w:rsid w:val="000C7E14"/>
    <w:rsid w:val="000D1A5F"/>
    <w:rsid w:val="000D3C26"/>
    <w:rsid w:val="000D5631"/>
    <w:rsid w:val="000D563E"/>
    <w:rsid w:val="000D5E8D"/>
    <w:rsid w:val="000D6A6D"/>
    <w:rsid w:val="000D7B40"/>
    <w:rsid w:val="000E1360"/>
    <w:rsid w:val="000E2B4C"/>
    <w:rsid w:val="000E2BEC"/>
    <w:rsid w:val="000E3AD3"/>
    <w:rsid w:val="000E41E6"/>
    <w:rsid w:val="000E6E1C"/>
    <w:rsid w:val="000F0032"/>
    <w:rsid w:val="000F0FFE"/>
    <w:rsid w:val="000F1D92"/>
    <w:rsid w:val="000F6956"/>
    <w:rsid w:val="000F70FC"/>
    <w:rsid w:val="00103AEB"/>
    <w:rsid w:val="0010484D"/>
    <w:rsid w:val="00106017"/>
    <w:rsid w:val="001078CE"/>
    <w:rsid w:val="00107933"/>
    <w:rsid w:val="00114135"/>
    <w:rsid w:val="001144FA"/>
    <w:rsid w:val="00116C7D"/>
    <w:rsid w:val="00121E6A"/>
    <w:rsid w:val="0012455A"/>
    <w:rsid w:val="00124A44"/>
    <w:rsid w:val="0012548C"/>
    <w:rsid w:val="0012697C"/>
    <w:rsid w:val="001303B9"/>
    <w:rsid w:val="001308B0"/>
    <w:rsid w:val="00131387"/>
    <w:rsid w:val="001322BE"/>
    <w:rsid w:val="00132E5C"/>
    <w:rsid w:val="001330A6"/>
    <w:rsid w:val="00133132"/>
    <w:rsid w:val="001338CF"/>
    <w:rsid w:val="001346D3"/>
    <w:rsid w:val="001349BD"/>
    <w:rsid w:val="00134FF2"/>
    <w:rsid w:val="001363FE"/>
    <w:rsid w:val="00137130"/>
    <w:rsid w:val="001371CA"/>
    <w:rsid w:val="00140965"/>
    <w:rsid w:val="00141D80"/>
    <w:rsid w:val="001424BC"/>
    <w:rsid w:val="0014302A"/>
    <w:rsid w:val="001456DC"/>
    <w:rsid w:val="00146484"/>
    <w:rsid w:val="0015163B"/>
    <w:rsid w:val="001516E2"/>
    <w:rsid w:val="00151BFE"/>
    <w:rsid w:val="001525FD"/>
    <w:rsid w:val="0015271F"/>
    <w:rsid w:val="001539FA"/>
    <w:rsid w:val="001546B0"/>
    <w:rsid w:val="00154B0C"/>
    <w:rsid w:val="00154E2C"/>
    <w:rsid w:val="00155480"/>
    <w:rsid w:val="00155AAC"/>
    <w:rsid w:val="00156DE0"/>
    <w:rsid w:val="001609F1"/>
    <w:rsid w:val="00160EAD"/>
    <w:rsid w:val="00161898"/>
    <w:rsid w:val="00161D7A"/>
    <w:rsid w:val="0016272E"/>
    <w:rsid w:val="00162B1F"/>
    <w:rsid w:val="001630E3"/>
    <w:rsid w:val="00163829"/>
    <w:rsid w:val="0016569B"/>
    <w:rsid w:val="00165777"/>
    <w:rsid w:val="00165E94"/>
    <w:rsid w:val="0016620C"/>
    <w:rsid w:val="001667A6"/>
    <w:rsid w:val="00170399"/>
    <w:rsid w:val="00170964"/>
    <w:rsid w:val="001712EB"/>
    <w:rsid w:val="001735BA"/>
    <w:rsid w:val="001740AC"/>
    <w:rsid w:val="00174FC9"/>
    <w:rsid w:val="00175676"/>
    <w:rsid w:val="0017590B"/>
    <w:rsid w:val="00176C87"/>
    <w:rsid w:val="00177E59"/>
    <w:rsid w:val="001810E9"/>
    <w:rsid w:val="0018290D"/>
    <w:rsid w:val="00183019"/>
    <w:rsid w:val="00183E61"/>
    <w:rsid w:val="001850D2"/>
    <w:rsid w:val="00185A9C"/>
    <w:rsid w:val="00185D3A"/>
    <w:rsid w:val="00186121"/>
    <w:rsid w:val="001912B3"/>
    <w:rsid w:val="00191309"/>
    <w:rsid w:val="00191746"/>
    <w:rsid w:val="0019261C"/>
    <w:rsid w:val="00192937"/>
    <w:rsid w:val="00192A7C"/>
    <w:rsid w:val="001936B8"/>
    <w:rsid w:val="00193A22"/>
    <w:rsid w:val="00193A68"/>
    <w:rsid w:val="00193E39"/>
    <w:rsid w:val="00194DD4"/>
    <w:rsid w:val="00195990"/>
    <w:rsid w:val="00195E5A"/>
    <w:rsid w:val="00196850"/>
    <w:rsid w:val="00197549"/>
    <w:rsid w:val="001A14F6"/>
    <w:rsid w:val="001A28AC"/>
    <w:rsid w:val="001A2B18"/>
    <w:rsid w:val="001A2CE2"/>
    <w:rsid w:val="001A313E"/>
    <w:rsid w:val="001A3DC3"/>
    <w:rsid w:val="001A456B"/>
    <w:rsid w:val="001A4909"/>
    <w:rsid w:val="001A5AD4"/>
    <w:rsid w:val="001A612D"/>
    <w:rsid w:val="001A7BB4"/>
    <w:rsid w:val="001B098A"/>
    <w:rsid w:val="001B1F28"/>
    <w:rsid w:val="001B4EC5"/>
    <w:rsid w:val="001B5B9A"/>
    <w:rsid w:val="001B650D"/>
    <w:rsid w:val="001B6946"/>
    <w:rsid w:val="001B72D1"/>
    <w:rsid w:val="001B7B5E"/>
    <w:rsid w:val="001C246D"/>
    <w:rsid w:val="001C2D97"/>
    <w:rsid w:val="001C4EF2"/>
    <w:rsid w:val="001C57A1"/>
    <w:rsid w:val="001C695E"/>
    <w:rsid w:val="001C6F06"/>
    <w:rsid w:val="001C72E9"/>
    <w:rsid w:val="001C7A04"/>
    <w:rsid w:val="001D2DCD"/>
    <w:rsid w:val="001D2E7A"/>
    <w:rsid w:val="001D4019"/>
    <w:rsid w:val="001E02F0"/>
    <w:rsid w:val="001E09B5"/>
    <w:rsid w:val="001E0B41"/>
    <w:rsid w:val="001E17E8"/>
    <w:rsid w:val="001E2BF6"/>
    <w:rsid w:val="001E366A"/>
    <w:rsid w:val="001E417B"/>
    <w:rsid w:val="001E5087"/>
    <w:rsid w:val="001E531B"/>
    <w:rsid w:val="001E58F0"/>
    <w:rsid w:val="001E661D"/>
    <w:rsid w:val="001E7D91"/>
    <w:rsid w:val="001F09D9"/>
    <w:rsid w:val="001F0F08"/>
    <w:rsid w:val="001F1FE2"/>
    <w:rsid w:val="001F28D4"/>
    <w:rsid w:val="001F34C0"/>
    <w:rsid w:val="001F372E"/>
    <w:rsid w:val="001F4430"/>
    <w:rsid w:val="001F4DEC"/>
    <w:rsid w:val="001F747A"/>
    <w:rsid w:val="001F76C5"/>
    <w:rsid w:val="00201670"/>
    <w:rsid w:val="0020218E"/>
    <w:rsid w:val="00202747"/>
    <w:rsid w:val="002037CD"/>
    <w:rsid w:val="0020442D"/>
    <w:rsid w:val="00206819"/>
    <w:rsid w:val="00212BAB"/>
    <w:rsid w:val="00213009"/>
    <w:rsid w:val="00215A80"/>
    <w:rsid w:val="002164EF"/>
    <w:rsid w:val="002166EF"/>
    <w:rsid w:val="0021786E"/>
    <w:rsid w:val="0022102A"/>
    <w:rsid w:val="0022147A"/>
    <w:rsid w:val="00222402"/>
    <w:rsid w:val="002226D8"/>
    <w:rsid w:val="00222924"/>
    <w:rsid w:val="00224873"/>
    <w:rsid w:val="0022498B"/>
    <w:rsid w:val="00224B00"/>
    <w:rsid w:val="00224F44"/>
    <w:rsid w:val="00226F2D"/>
    <w:rsid w:val="00230051"/>
    <w:rsid w:val="00231259"/>
    <w:rsid w:val="00231877"/>
    <w:rsid w:val="0023226A"/>
    <w:rsid w:val="00233AA0"/>
    <w:rsid w:val="002346B3"/>
    <w:rsid w:val="00234BCE"/>
    <w:rsid w:val="00237D28"/>
    <w:rsid w:val="00241436"/>
    <w:rsid w:val="00241977"/>
    <w:rsid w:val="00244E87"/>
    <w:rsid w:val="00246AF5"/>
    <w:rsid w:val="00246C05"/>
    <w:rsid w:val="00246C9C"/>
    <w:rsid w:val="00246CDF"/>
    <w:rsid w:val="00246DE0"/>
    <w:rsid w:val="00250ED5"/>
    <w:rsid w:val="0025172C"/>
    <w:rsid w:val="00253BF4"/>
    <w:rsid w:val="002549AC"/>
    <w:rsid w:val="00254E3D"/>
    <w:rsid w:val="0025646C"/>
    <w:rsid w:val="00256A82"/>
    <w:rsid w:val="0025782D"/>
    <w:rsid w:val="0025796B"/>
    <w:rsid w:val="002600F9"/>
    <w:rsid w:val="00261E3D"/>
    <w:rsid w:val="00262500"/>
    <w:rsid w:val="00262E0A"/>
    <w:rsid w:val="00263275"/>
    <w:rsid w:val="0026388B"/>
    <w:rsid w:val="00263EE5"/>
    <w:rsid w:val="00264729"/>
    <w:rsid w:val="00265D0A"/>
    <w:rsid w:val="00265F7A"/>
    <w:rsid w:val="002661BB"/>
    <w:rsid w:val="00267496"/>
    <w:rsid w:val="002703D8"/>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1AD"/>
    <w:rsid w:val="00287A27"/>
    <w:rsid w:val="00287F7A"/>
    <w:rsid w:val="002902FE"/>
    <w:rsid w:val="00290E8B"/>
    <w:rsid w:val="00291C50"/>
    <w:rsid w:val="002939EC"/>
    <w:rsid w:val="002951E8"/>
    <w:rsid w:val="00295B49"/>
    <w:rsid w:val="00296179"/>
    <w:rsid w:val="0029756C"/>
    <w:rsid w:val="002978A3"/>
    <w:rsid w:val="002A124D"/>
    <w:rsid w:val="002A1507"/>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326D"/>
    <w:rsid w:val="002B42AB"/>
    <w:rsid w:val="002B4D44"/>
    <w:rsid w:val="002B4F60"/>
    <w:rsid w:val="002B534A"/>
    <w:rsid w:val="002B7C79"/>
    <w:rsid w:val="002C0A97"/>
    <w:rsid w:val="002C0BCA"/>
    <w:rsid w:val="002C2406"/>
    <w:rsid w:val="002C2845"/>
    <w:rsid w:val="002C3219"/>
    <w:rsid w:val="002C3801"/>
    <w:rsid w:val="002C4032"/>
    <w:rsid w:val="002C4357"/>
    <w:rsid w:val="002C5951"/>
    <w:rsid w:val="002C6785"/>
    <w:rsid w:val="002C72CC"/>
    <w:rsid w:val="002C7827"/>
    <w:rsid w:val="002D0D63"/>
    <w:rsid w:val="002D1F52"/>
    <w:rsid w:val="002D28E4"/>
    <w:rsid w:val="002D3ABE"/>
    <w:rsid w:val="002D49FA"/>
    <w:rsid w:val="002D4AFE"/>
    <w:rsid w:val="002D60A9"/>
    <w:rsid w:val="002D7435"/>
    <w:rsid w:val="002E1A2A"/>
    <w:rsid w:val="002E1E14"/>
    <w:rsid w:val="002E2BDA"/>
    <w:rsid w:val="002E4527"/>
    <w:rsid w:val="002E78E4"/>
    <w:rsid w:val="002F127E"/>
    <w:rsid w:val="002F1C4A"/>
    <w:rsid w:val="002F1D3F"/>
    <w:rsid w:val="002F38D6"/>
    <w:rsid w:val="002F3FBF"/>
    <w:rsid w:val="002F4150"/>
    <w:rsid w:val="002F4BFB"/>
    <w:rsid w:val="002F5B49"/>
    <w:rsid w:val="002F66D7"/>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745"/>
    <w:rsid w:val="003329A7"/>
    <w:rsid w:val="0033349E"/>
    <w:rsid w:val="00335027"/>
    <w:rsid w:val="0033707A"/>
    <w:rsid w:val="00342334"/>
    <w:rsid w:val="00342574"/>
    <w:rsid w:val="00343AD7"/>
    <w:rsid w:val="003457A7"/>
    <w:rsid w:val="00345945"/>
    <w:rsid w:val="00345BB6"/>
    <w:rsid w:val="00346911"/>
    <w:rsid w:val="00347108"/>
    <w:rsid w:val="00350399"/>
    <w:rsid w:val="003509A6"/>
    <w:rsid w:val="0035308B"/>
    <w:rsid w:val="0035359C"/>
    <w:rsid w:val="00353BE8"/>
    <w:rsid w:val="00354682"/>
    <w:rsid w:val="0035504B"/>
    <w:rsid w:val="003558ED"/>
    <w:rsid w:val="00357A83"/>
    <w:rsid w:val="00357C2D"/>
    <w:rsid w:val="0036067B"/>
    <w:rsid w:val="00361680"/>
    <w:rsid w:val="00361A36"/>
    <w:rsid w:val="0036332E"/>
    <w:rsid w:val="003633E4"/>
    <w:rsid w:val="00363C00"/>
    <w:rsid w:val="003642BB"/>
    <w:rsid w:val="0036442E"/>
    <w:rsid w:val="00364D55"/>
    <w:rsid w:val="00365453"/>
    <w:rsid w:val="00365A04"/>
    <w:rsid w:val="00365D1E"/>
    <w:rsid w:val="003662A4"/>
    <w:rsid w:val="00366AAA"/>
    <w:rsid w:val="0036757E"/>
    <w:rsid w:val="0036785A"/>
    <w:rsid w:val="003708F7"/>
    <w:rsid w:val="00370F0F"/>
    <w:rsid w:val="0037177E"/>
    <w:rsid w:val="00372097"/>
    <w:rsid w:val="00373EA7"/>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12DC"/>
    <w:rsid w:val="003A2FCA"/>
    <w:rsid w:val="003A3EBC"/>
    <w:rsid w:val="003A44A5"/>
    <w:rsid w:val="003A49A7"/>
    <w:rsid w:val="003A63DE"/>
    <w:rsid w:val="003A67F2"/>
    <w:rsid w:val="003A6EA9"/>
    <w:rsid w:val="003A7644"/>
    <w:rsid w:val="003A78A3"/>
    <w:rsid w:val="003B133F"/>
    <w:rsid w:val="003B1B3A"/>
    <w:rsid w:val="003B1F85"/>
    <w:rsid w:val="003B220B"/>
    <w:rsid w:val="003B3917"/>
    <w:rsid w:val="003B397F"/>
    <w:rsid w:val="003B3D18"/>
    <w:rsid w:val="003B4741"/>
    <w:rsid w:val="003B6555"/>
    <w:rsid w:val="003B7CC2"/>
    <w:rsid w:val="003B7E55"/>
    <w:rsid w:val="003C21E3"/>
    <w:rsid w:val="003C31C2"/>
    <w:rsid w:val="003C5048"/>
    <w:rsid w:val="003C506A"/>
    <w:rsid w:val="003C5874"/>
    <w:rsid w:val="003C6F5C"/>
    <w:rsid w:val="003D0B9B"/>
    <w:rsid w:val="003D10F2"/>
    <w:rsid w:val="003D26C8"/>
    <w:rsid w:val="003D35A6"/>
    <w:rsid w:val="003D415C"/>
    <w:rsid w:val="003D66DC"/>
    <w:rsid w:val="003D726D"/>
    <w:rsid w:val="003D787D"/>
    <w:rsid w:val="003E1C0D"/>
    <w:rsid w:val="003E4FF7"/>
    <w:rsid w:val="003E5670"/>
    <w:rsid w:val="003E606C"/>
    <w:rsid w:val="003E6F21"/>
    <w:rsid w:val="003F193D"/>
    <w:rsid w:val="003F2C06"/>
    <w:rsid w:val="003F4401"/>
    <w:rsid w:val="003F4892"/>
    <w:rsid w:val="003F555D"/>
    <w:rsid w:val="003F55AA"/>
    <w:rsid w:val="003F6160"/>
    <w:rsid w:val="003F6831"/>
    <w:rsid w:val="003F6C24"/>
    <w:rsid w:val="00400246"/>
    <w:rsid w:val="00402B63"/>
    <w:rsid w:val="00403C55"/>
    <w:rsid w:val="0040473B"/>
    <w:rsid w:val="00405367"/>
    <w:rsid w:val="00406C29"/>
    <w:rsid w:val="00406CD3"/>
    <w:rsid w:val="00406F08"/>
    <w:rsid w:val="004128E1"/>
    <w:rsid w:val="00413CE9"/>
    <w:rsid w:val="00416EAD"/>
    <w:rsid w:val="004170CC"/>
    <w:rsid w:val="004219EC"/>
    <w:rsid w:val="0042267F"/>
    <w:rsid w:val="004235C8"/>
    <w:rsid w:val="00425390"/>
    <w:rsid w:val="004266BE"/>
    <w:rsid w:val="00430795"/>
    <w:rsid w:val="004312CF"/>
    <w:rsid w:val="00431754"/>
    <w:rsid w:val="00431FBB"/>
    <w:rsid w:val="0043254E"/>
    <w:rsid w:val="00432B88"/>
    <w:rsid w:val="00433985"/>
    <w:rsid w:val="00433D72"/>
    <w:rsid w:val="00434047"/>
    <w:rsid w:val="00434782"/>
    <w:rsid w:val="004360AE"/>
    <w:rsid w:val="004368A6"/>
    <w:rsid w:val="00437901"/>
    <w:rsid w:val="00437B3B"/>
    <w:rsid w:val="00440B68"/>
    <w:rsid w:val="00440BEC"/>
    <w:rsid w:val="00440FFF"/>
    <w:rsid w:val="00441CA6"/>
    <w:rsid w:val="0044364E"/>
    <w:rsid w:val="004437CE"/>
    <w:rsid w:val="004439C5"/>
    <w:rsid w:val="00444FA0"/>
    <w:rsid w:val="00445823"/>
    <w:rsid w:val="00445A0D"/>
    <w:rsid w:val="0044726C"/>
    <w:rsid w:val="00447644"/>
    <w:rsid w:val="00447946"/>
    <w:rsid w:val="0045010A"/>
    <w:rsid w:val="0045030B"/>
    <w:rsid w:val="004504BE"/>
    <w:rsid w:val="00450548"/>
    <w:rsid w:val="00450DE2"/>
    <w:rsid w:val="00452CC6"/>
    <w:rsid w:val="00453EB8"/>
    <w:rsid w:val="00454E50"/>
    <w:rsid w:val="00454E91"/>
    <w:rsid w:val="00455DC7"/>
    <w:rsid w:val="00457F3F"/>
    <w:rsid w:val="004605DA"/>
    <w:rsid w:val="00460A74"/>
    <w:rsid w:val="00461BF8"/>
    <w:rsid w:val="00463AD3"/>
    <w:rsid w:val="00464824"/>
    <w:rsid w:val="00464A1C"/>
    <w:rsid w:val="00464C64"/>
    <w:rsid w:val="00466A75"/>
    <w:rsid w:val="0047178A"/>
    <w:rsid w:val="0047185A"/>
    <w:rsid w:val="00471DEA"/>
    <w:rsid w:val="0047364C"/>
    <w:rsid w:val="00473EAC"/>
    <w:rsid w:val="00474141"/>
    <w:rsid w:val="00474EA3"/>
    <w:rsid w:val="00476472"/>
    <w:rsid w:val="00476B8C"/>
    <w:rsid w:val="00476D21"/>
    <w:rsid w:val="00480E15"/>
    <w:rsid w:val="004834A5"/>
    <w:rsid w:val="00483CCA"/>
    <w:rsid w:val="00484DA3"/>
    <w:rsid w:val="00485392"/>
    <w:rsid w:val="00487488"/>
    <w:rsid w:val="00490EB2"/>
    <w:rsid w:val="00493202"/>
    <w:rsid w:val="00493509"/>
    <w:rsid w:val="004936E2"/>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C0B99"/>
    <w:rsid w:val="004C1178"/>
    <w:rsid w:val="004C1764"/>
    <w:rsid w:val="004C2876"/>
    <w:rsid w:val="004C32DF"/>
    <w:rsid w:val="004C3852"/>
    <w:rsid w:val="004C4D75"/>
    <w:rsid w:val="004C6B34"/>
    <w:rsid w:val="004C7523"/>
    <w:rsid w:val="004C7D86"/>
    <w:rsid w:val="004D0623"/>
    <w:rsid w:val="004D106F"/>
    <w:rsid w:val="004D237B"/>
    <w:rsid w:val="004D2BE6"/>
    <w:rsid w:val="004D3C98"/>
    <w:rsid w:val="004D5F5E"/>
    <w:rsid w:val="004D6AFD"/>
    <w:rsid w:val="004D6D83"/>
    <w:rsid w:val="004D7961"/>
    <w:rsid w:val="004D79C1"/>
    <w:rsid w:val="004E0A14"/>
    <w:rsid w:val="004E0D3F"/>
    <w:rsid w:val="004E1F55"/>
    <w:rsid w:val="004E21D4"/>
    <w:rsid w:val="004E2DB3"/>
    <w:rsid w:val="004E4681"/>
    <w:rsid w:val="004E4C8A"/>
    <w:rsid w:val="004E508F"/>
    <w:rsid w:val="004E5546"/>
    <w:rsid w:val="004E5A8E"/>
    <w:rsid w:val="004E670C"/>
    <w:rsid w:val="004F059F"/>
    <w:rsid w:val="004F2C49"/>
    <w:rsid w:val="004F33AA"/>
    <w:rsid w:val="004F3930"/>
    <w:rsid w:val="004F470F"/>
    <w:rsid w:val="004F58B3"/>
    <w:rsid w:val="004F5BB2"/>
    <w:rsid w:val="004F6CAE"/>
    <w:rsid w:val="004F750D"/>
    <w:rsid w:val="00500DF4"/>
    <w:rsid w:val="0050262B"/>
    <w:rsid w:val="00503C8F"/>
    <w:rsid w:val="005049CD"/>
    <w:rsid w:val="0050579F"/>
    <w:rsid w:val="00505A1C"/>
    <w:rsid w:val="005063BA"/>
    <w:rsid w:val="00506484"/>
    <w:rsid w:val="00507676"/>
    <w:rsid w:val="00507A39"/>
    <w:rsid w:val="0051135F"/>
    <w:rsid w:val="00511E37"/>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2BD"/>
    <w:rsid w:val="005504C5"/>
    <w:rsid w:val="00550D95"/>
    <w:rsid w:val="00553BD9"/>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6514"/>
    <w:rsid w:val="005777E3"/>
    <w:rsid w:val="00581014"/>
    <w:rsid w:val="00582217"/>
    <w:rsid w:val="00582951"/>
    <w:rsid w:val="005835F3"/>
    <w:rsid w:val="005836E2"/>
    <w:rsid w:val="00585599"/>
    <w:rsid w:val="00590F52"/>
    <w:rsid w:val="005938DF"/>
    <w:rsid w:val="005962F1"/>
    <w:rsid w:val="005A10CB"/>
    <w:rsid w:val="005A1547"/>
    <w:rsid w:val="005A1931"/>
    <w:rsid w:val="005A2D5C"/>
    <w:rsid w:val="005A3041"/>
    <w:rsid w:val="005A46E0"/>
    <w:rsid w:val="005A5D29"/>
    <w:rsid w:val="005A6029"/>
    <w:rsid w:val="005A64F8"/>
    <w:rsid w:val="005A6656"/>
    <w:rsid w:val="005A6939"/>
    <w:rsid w:val="005B24EA"/>
    <w:rsid w:val="005B3383"/>
    <w:rsid w:val="005B5E5F"/>
    <w:rsid w:val="005B6271"/>
    <w:rsid w:val="005C0A70"/>
    <w:rsid w:val="005C3CB8"/>
    <w:rsid w:val="005C45A0"/>
    <w:rsid w:val="005C545B"/>
    <w:rsid w:val="005C640F"/>
    <w:rsid w:val="005C6A46"/>
    <w:rsid w:val="005C6C8D"/>
    <w:rsid w:val="005C6D58"/>
    <w:rsid w:val="005C7278"/>
    <w:rsid w:val="005C7619"/>
    <w:rsid w:val="005D0440"/>
    <w:rsid w:val="005D116B"/>
    <w:rsid w:val="005D1637"/>
    <w:rsid w:val="005D2785"/>
    <w:rsid w:val="005D507D"/>
    <w:rsid w:val="005E3034"/>
    <w:rsid w:val="005E37A1"/>
    <w:rsid w:val="005E4247"/>
    <w:rsid w:val="005E676F"/>
    <w:rsid w:val="005E6D0B"/>
    <w:rsid w:val="005F12BD"/>
    <w:rsid w:val="005F2313"/>
    <w:rsid w:val="005F3F6D"/>
    <w:rsid w:val="005F4232"/>
    <w:rsid w:val="005F60E2"/>
    <w:rsid w:val="005F671F"/>
    <w:rsid w:val="00600391"/>
    <w:rsid w:val="006014D7"/>
    <w:rsid w:val="006019BA"/>
    <w:rsid w:val="00604165"/>
    <w:rsid w:val="0060591E"/>
    <w:rsid w:val="00607993"/>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30293"/>
    <w:rsid w:val="00631270"/>
    <w:rsid w:val="00632CB3"/>
    <w:rsid w:val="00632ED9"/>
    <w:rsid w:val="00634351"/>
    <w:rsid w:val="00634FB3"/>
    <w:rsid w:val="0064060B"/>
    <w:rsid w:val="0064100C"/>
    <w:rsid w:val="006421DB"/>
    <w:rsid w:val="006427FE"/>
    <w:rsid w:val="00644FCB"/>
    <w:rsid w:val="006469A2"/>
    <w:rsid w:val="00646EC5"/>
    <w:rsid w:val="0064729F"/>
    <w:rsid w:val="00647F10"/>
    <w:rsid w:val="00650E17"/>
    <w:rsid w:val="006510D2"/>
    <w:rsid w:val="00651C75"/>
    <w:rsid w:val="00652FDE"/>
    <w:rsid w:val="006532E4"/>
    <w:rsid w:val="0065654D"/>
    <w:rsid w:val="00662BC5"/>
    <w:rsid w:val="00664797"/>
    <w:rsid w:val="00664E45"/>
    <w:rsid w:val="00665203"/>
    <w:rsid w:val="00666028"/>
    <w:rsid w:val="00667333"/>
    <w:rsid w:val="0067120A"/>
    <w:rsid w:val="0067337B"/>
    <w:rsid w:val="006733C3"/>
    <w:rsid w:val="006739EB"/>
    <w:rsid w:val="0067553D"/>
    <w:rsid w:val="00675D0F"/>
    <w:rsid w:val="0067675D"/>
    <w:rsid w:val="006768EE"/>
    <w:rsid w:val="006769D2"/>
    <w:rsid w:val="00677617"/>
    <w:rsid w:val="0068217D"/>
    <w:rsid w:val="006823FC"/>
    <w:rsid w:val="00682885"/>
    <w:rsid w:val="00682B0E"/>
    <w:rsid w:val="00682E8F"/>
    <w:rsid w:val="00683403"/>
    <w:rsid w:val="0068430A"/>
    <w:rsid w:val="0068434E"/>
    <w:rsid w:val="0068583C"/>
    <w:rsid w:val="00686BA9"/>
    <w:rsid w:val="00686CAE"/>
    <w:rsid w:val="00687E8A"/>
    <w:rsid w:val="00687EFF"/>
    <w:rsid w:val="00687FD1"/>
    <w:rsid w:val="00690CB2"/>
    <w:rsid w:val="00690DA2"/>
    <w:rsid w:val="0069173F"/>
    <w:rsid w:val="00692ABC"/>
    <w:rsid w:val="0069320B"/>
    <w:rsid w:val="00693F06"/>
    <w:rsid w:val="0069499F"/>
    <w:rsid w:val="00695C2B"/>
    <w:rsid w:val="006962B2"/>
    <w:rsid w:val="00696F6A"/>
    <w:rsid w:val="00696FF9"/>
    <w:rsid w:val="006972E0"/>
    <w:rsid w:val="00697657"/>
    <w:rsid w:val="006A05C0"/>
    <w:rsid w:val="006A3265"/>
    <w:rsid w:val="006A36DD"/>
    <w:rsid w:val="006A63C0"/>
    <w:rsid w:val="006A7EBD"/>
    <w:rsid w:val="006B0BDB"/>
    <w:rsid w:val="006B0F64"/>
    <w:rsid w:val="006B1E18"/>
    <w:rsid w:val="006B272D"/>
    <w:rsid w:val="006B3B63"/>
    <w:rsid w:val="006B4C95"/>
    <w:rsid w:val="006B6369"/>
    <w:rsid w:val="006B7020"/>
    <w:rsid w:val="006C0C59"/>
    <w:rsid w:val="006C297C"/>
    <w:rsid w:val="006C4752"/>
    <w:rsid w:val="006C4DBD"/>
    <w:rsid w:val="006C4EE2"/>
    <w:rsid w:val="006C5B80"/>
    <w:rsid w:val="006C60E7"/>
    <w:rsid w:val="006C6385"/>
    <w:rsid w:val="006C6433"/>
    <w:rsid w:val="006C7C5E"/>
    <w:rsid w:val="006D0421"/>
    <w:rsid w:val="006D09DA"/>
    <w:rsid w:val="006D0B4E"/>
    <w:rsid w:val="006D1C26"/>
    <w:rsid w:val="006D2022"/>
    <w:rsid w:val="006D2044"/>
    <w:rsid w:val="006D2075"/>
    <w:rsid w:val="006D280B"/>
    <w:rsid w:val="006D34BB"/>
    <w:rsid w:val="006D36D9"/>
    <w:rsid w:val="006D49FD"/>
    <w:rsid w:val="006D61F4"/>
    <w:rsid w:val="006D6ED8"/>
    <w:rsid w:val="006E1907"/>
    <w:rsid w:val="006E2E44"/>
    <w:rsid w:val="006E4477"/>
    <w:rsid w:val="006E549E"/>
    <w:rsid w:val="006E66A0"/>
    <w:rsid w:val="006E673B"/>
    <w:rsid w:val="006E6781"/>
    <w:rsid w:val="006E705C"/>
    <w:rsid w:val="006F08F6"/>
    <w:rsid w:val="006F0E57"/>
    <w:rsid w:val="006F332F"/>
    <w:rsid w:val="006F342D"/>
    <w:rsid w:val="006F390C"/>
    <w:rsid w:val="007005ED"/>
    <w:rsid w:val="00700AA2"/>
    <w:rsid w:val="007026DC"/>
    <w:rsid w:val="00702836"/>
    <w:rsid w:val="007033AD"/>
    <w:rsid w:val="00703496"/>
    <w:rsid w:val="00703607"/>
    <w:rsid w:val="00704A7E"/>
    <w:rsid w:val="00704A81"/>
    <w:rsid w:val="00712051"/>
    <w:rsid w:val="00714080"/>
    <w:rsid w:val="007146AF"/>
    <w:rsid w:val="007146F4"/>
    <w:rsid w:val="00714AD2"/>
    <w:rsid w:val="00714FEA"/>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56ED"/>
    <w:rsid w:val="00727115"/>
    <w:rsid w:val="00727848"/>
    <w:rsid w:val="00731261"/>
    <w:rsid w:val="00732362"/>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36F"/>
    <w:rsid w:val="007434F6"/>
    <w:rsid w:val="00744ACA"/>
    <w:rsid w:val="007458DA"/>
    <w:rsid w:val="00747519"/>
    <w:rsid w:val="007508E7"/>
    <w:rsid w:val="00750D90"/>
    <w:rsid w:val="007516E8"/>
    <w:rsid w:val="007539C6"/>
    <w:rsid w:val="00754D3C"/>
    <w:rsid w:val="007555D9"/>
    <w:rsid w:val="007571F9"/>
    <w:rsid w:val="00761E86"/>
    <w:rsid w:val="007627DD"/>
    <w:rsid w:val="007628E9"/>
    <w:rsid w:val="00766133"/>
    <w:rsid w:val="00766539"/>
    <w:rsid w:val="00766C2E"/>
    <w:rsid w:val="007677B5"/>
    <w:rsid w:val="0077036D"/>
    <w:rsid w:val="00772672"/>
    <w:rsid w:val="00772DBB"/>
    <w:rsid w:val="0077382C"/>
    <w:rsid w:val="00774F2F"/>
    <w:rsid w:val="00775513"/>
    <w:rsid w:val="0078083E"/>
    <w:rsid w:val="0078161F"/>
    <w:rsid w:val="00782BF7"/>
    <w:rsid w:val="0078349F"/>
    <w:rsid w:val="00784711"/>
    <w:rsid w:val="00785D2D"/>
    <w:rsid w:val="007863E1"/>
    <w:rsid w:val="00786EB3"/>
    <w:rsid w:val="00787AAE"/>
    <w:rsid w:val="007909E9"/>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ACF"/>
    <w:rsid w:val="007B6B49"/>
    <w:rsid w:val="007B75EB"/>
    <w:rsid w:val="007C07B1"/>
    <w:rsid w:val="007C19DF"/>
    <w:rsid w:val="007C1A62"/>
    <w:rsid w:val="007C1FA9"/>
    <w:rsid w:val="007C2008"/>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7748"/>
    <w:rsid w:val="007F0284"/>
    <w:rsid w:val="007F1480"/>
    <w:rsid w:val="007F14F2"/>
    <w:rsid w:val="007F2681"/>
    <w:rsid w:val="007F2DE7"/>
    <w:rsid w:val="007F3A97"/>
    <w:rsid w:val="007F3BC3"/>
    <w:rsid w:val="007F3D7A"/>
    <w:rsid w:val="007F78E2"/>
    <w:rsid w:val="00803BD0"/>
    <w:rsid w:val="0080477F"/>
    <w:rsid w:val="00805903"/>
    <w:rsid w:val="0080632C"/>
    <w:rsid w:val="00806F92"/>
    <w:rsid w:val="008073EA"/>
    <w:rsid w:val="00807A9A"/>
    <w:rsid w:val="00807F91"/>
    <w:rsid w:val="008102F3"/>
    <w:rsid w:val="0081141D"/>
    <w:rsid w:val="0081336C"/>
    <w:rsid w:val="00815559"/>
    <w:rsid w:val="008159C6"/>
    <w:rsid w:val="00816912"/>
    <w:rsid w:val="00817309"/>
    <w:rsid w:val="0082037A"/>
    <w:rsid w:val="008213DC"/>
    <w:rsid w:val="00821EBA"/>
    <w:rsid w:val="00821F22"/>
    <w:rsid w:val="00822531"/>
    <w:rsid w:val="00822751"/>
    <w:rsid w:val="00823D45"/>
    <w:rsid w:val="00825A81"/>
    <w:rsid w:val="008268A3"/>
    <w:rsid w:val="00826D46"/>
    <w:rsid w:val="008273D3"/>
    <w:rsid w:val="008305FB"/>
    <w:rsid w:val="008306AD"/>
    <w:rsid w:val="0083109C"/>
    <w:rsid w:val="008311B3"/>
    <w:rsid w:val="0083404D"/>
    <w:rsid w:val="008344A2"/>
    <w:rsid w:val="00834E38"/>
    <w:rsid w:val="008364CF"/>
    <w:rsid w:val="0084009B"/>
    <w:rsid w:val="00840310"/>
    <w:rsid w:val="00841A8F"/>
    <w:rsid w:val="00843C72"/>
    <w:rsid w:val="00843F80"/>
    <w:rsid w:val="00844396"/>
    <w:rsid w:val="00844676"/>
    <w:rsid w:val="0084552D"/>
    <w:rsid w:val="00847DC2"/>
    <w:rsid w:val="008513D3"/>
    <w:rsid w:val="0085141D"/>
    <w:rsid w:val="00852901"/>
    <w:rsid w:val="00854AE9"/>
    <w:rsid w:val="0085532B"/>
    <w:rsid w:val="00856E15"/>
    <w:rsid w:val="00857678"/>
    <w:rsid w:val="00857D97"/>
    <w:rsid w:val="00860299"/>
    <w:rsid w:val="008605B8"/>
    <w:rsid w:val="00862082"/>
    <w:rsid w:val="00862DA2"/>
    <w:rsid w:val="00863349"/>
    <w:rsid w:val="008634DC"/>
    <w:rsid w:val="00863E39"/>
    <w:rsid w:val="00865DF4"/>
    <w:rsid w:val="0086686C"/>
    <w:rsid w:val="00866E22"/>
    <w:rsid w:val="00866F38"/>
    <w:rsid w:val="00866F76"/>
    <w:rsid w:val="00870A86"/>
    <w:rsid w:val="008715BA"/>
    <w:rsid w:val="0087174D"/>
    <w:rsid w:val="00871C0B"/>
    <w:rsid w:val="00872EFB"/>
    <w:rsid w:val="008731C7"/>
    <w:rsid w:val="008735F3"/>
    <w:rsid w:val="00873CB4"/>
    <w:rsid w:val="0087503A"/>
    <w:rsid w:val="008753F9"/>
    <w:rsid w:val="00876A16"/>
    <w:rsid w:val="00880CFA"/>
    <w:rsid w:val="00881500"/>
    <w:rsid w:val="008821A6"/>
    <w:rsid w:val="00885D6D"/>
    <w:rsid w:val="00886A46"/>
    <w:rsid w:val="0089086F"/>
    <w:rsid w:val="00890D47"/>
    <w:rsid w:val="0089107E"/>
    <w:rsid w:val="00891334"/>
    <w:rsid w:val="0089200D"/>
    <w:rsid w:val="00892447"/>
    <w:rsid w:val="00892644"/>
    <w:rsid w:val="0089327C"/>
    <w:rsid w:val="00894688"/>
    <w:rsid w:val="0089574E"/>
    <w:rsid w:val="00896458"/>
    <w:rsid w:val="00896EB9"/>
    <w:rsid w:val="00897855"/>
    <w:rsid w:val="00897A35"/>
    <w:rsid w:val="008A0201"/>
    <w:rsid w:val="008A07D7"/>
    <w:rsid w:val="008A1B5E"/>
    <w:rsid w:val="008A211E"/>
    <w:rsid w:val="008A3131"/>
    <w:rsid w:val="008A3511"/>
    <w:rsid w:val="008A4601"/>
    <w:rsid w:val="008A4BFC"/>
    <w:rsid w:val="008A59B4"/>
    <w:rsid w:val="008A762C"/>
    <w:rsid w:val="008A7DF9"/>
    <w:rsid w:val="008B23BE"/>
    <w:rsid w:val="008B41ED"/>
    <w:rsid w:val="008B4545"/>
    <w:rsid w:val="008B505C"/>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079D"/>
    <w:rsid w:val="008D1D23"/>
    <w:rsid w:val="008D21E0"/>
    <w:rsid w:val="008D24E8"/>
    <w:rsid w:val="008D2AE4"/>
    <w:rsid w:val="008D3B91"/>
    <w:rsid w:val="008D3B94"/>
    <w:rsid w:val="008D4C98"/>
    <w:rsid w:val="008D5784"/>
    <w:rsid w:val="008D63C2"/>
    <w:rsid w:val="008D66F4"/>
    <w:rsid w:val="008D7C8F"/>
    <w:rsid w:val="008E0077"/>
    <w:rsid w:val="008E03B4"/>
    <w:rsid w:val="008E2A8A"/>
    <w:rsid w:val="008E3092"/>
    <w:rsid w:val="008E4ABA"/>
    <w:rsid w:val="008E5607"/>
    <w:rsid w:val="008E595A"/>
    <w:rsid w:val="008E5DE0"/>
    <w:rsid w:val="008E5E9A"/>
    <w:rsid w:val="008E664F"/>
    <w:rsid w:val="008E6BF8"/>
    <w:rsid w:val="008E6C56"/>
    <w:rsid w:val="008F29DE"/>
    <w:rsid w:val="008F4047"/>
    <w:rsid w:val="008F41E5"/>
    <w:rsid w:val="008F4EDD"/>
    <w:rsid w:val="008F5D00"/>
    <w:rsid w:val="008F6396"/>
    <w:rsid w:val="008F71AB"/>
    <w:rsid w:val="008F7B39"/>
    <w:rsid w:val="00900506"/>
    <w:rsid w:val="00903840"/>
    <w:rsid w:val="009038C0"/>
    <w:rsid w:val="009039AD"/>
    <w:rsid w:val="00904931"/>
    <w:rsid w:val="00905EC6"/>
    <w:rsid w:val="0090671E"/>
    <w:rsid w:val="00910D19"/>
    <w:rsid w:val="00914829"/>
    <w:rsid w:val="00915E31"/>
    <w:rsid w:val="00917AAA"/>
    <w:rsid w:val="00920DD6"/>
    <w:rsid w:val="009219DB"/>
    <w:rsid w:val="00921FCD"/>
    <w:rsid w:val="00922EB2"/>
    <w:rsid w:val="0092431D"/>
    <w:rsid w:val="0092482F"/>
    <w:rsid w:val="00925256"/>
    <w:rsid w:val="00925642"/>
    <w:rsid w:val="009257AB"/>
    <w:rsid w:val="00925DDB"/>
    <w:rsid w:val="00927CA4"/>
    <w:rsid w:val="009308D9"/>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3D89"/>
    <w:rsid w:val="0094517A"/>
    <w:rsid w:val="00945332"/>
    <w:rsid w:val="00946227"/>
    <w:rsid w:val="009464EE"/>
    <w:rsid w:val="0094701A"/>
    <w:rsid w:val="009472A4"/>
    <w:rsid w:val="009512A6"/>
    <w:rsid w:val="00951412"/>
    <w:rsid w:val="0095188F"/>
    <w:rsid w:val="009530EA"/>
    <w:rsid w:val="0095385D"/>
    <w:rsid w:val="0095468B"/>
    <w:rsid w:val="009547D8"/>
    <w:rsid w:val="0095559C"/>
    <w:rsid w:val="00956991"/>
    <w:rsid w:val="00960889"/>
    <w:rsid w:val="00962049"/>
    <w:rsid w:val="0096454D"/>
    <w:rsid w:val="009652DA"/>
    <w:rsid w:val="00965AB7"/>
    <w:rsid w:val="00966A4B"/>
    <w:rsid w:val="009671E6"/>
    <w:rsid w:val="00967EDC"/>
    <w:rsid w:val="00970799"/>
    <w:rsid w:val="009708B8"/>
    <w:rsid w:val="00971E65"/>
    <w:rsid w:val="00972992"/>
    <w:rsid w:val="00972A2D"/>
    <w:rsid w:val="00972F2B"/>
    <w:rsid w:val="00973F1E"/>
    <w:rsid w:val="00974B91"/>
    <w:rsid w:val="0097769E"/>
    <w:rsid w:val="009776C8"/>
    <w:rsid w:val="00980A1E"/>
    <w:rsid w:val="009815C3"/>
    <w:rsid w:val="00981A8C"/>
    <w:rsid w:val="0098437D"/>
    <w:rsid w:val="00986EDD"/>
    <w:rsid w:val="009904EB"/>
    <w:rsid w:val="00990667"/>
    <w:rsid w:val="0099214D"/>
    <w:rsid w:val="00993265"/>
    <w:rsid w:val="00993AAE"/>
    <w:rsid w:val="009950B7"/>
    <w:rsid w:val="0099588A"/>
    <w:rsid w:val="00996867"/>
    <w:rsid w:val="00996A40"/>
    <w:rsid w:val="00997775"/>
    <w:rsid w:val="009A09A9"/>
    <w:rsid w:val="009A2BE2"/>
    <w:rsid w:val="009A317A"/>
    <w:rsid w:val="009A36DD"/>
    <w:rsid w:val="009A50EA"/>
    <w:rsid w:val="009A5211"/>
    <w:rsid w:val="009A5C1A"/>
    <w:rsid w:val="009A699B"/>
    <w:rsid w:val="009A6BDA"/>
    <w:rsid w:val="009A7264"/>
    <w:rsid w:val="009A7DF5"/>
    <w:rsid w:val="009B1DED"/>
    <w:rsid w:val="009B44EC"/>
    <w:rsid w:val="009B4566"/>
    <w:rsid w:val="009B5486"/>
    <w:rsid w:val="009B5CAC"/>
    <w:rsid w:val="009B5E87"/>
    <w:rsid w:val="009B65A1"/>
    <w:rsid w:val="009B66AE"/>
    <w:rsid w:val="009C0B65"/>
    <w:rsid w:val="009C3280"/>
    <w:rsid w:val="009C3D78"/>
    <w:rsid w:val="009C57D5"/>
    <w:rsid w:val="009C5CF7"/>
    <w:rsid w:val="009D0848"/>
    <w:rsid w:val="009D0C63"/>
    <w:rsid w:val="009D19E4"/>
    <w:rsid w:val="009D1C09"/>
    <w:rsid w:val="009D1F66"/>
    <w:rsid w:val="009D2877"/>
    <w:rsid w:val="009D5228"/>
    <w:rsid w:val="009D601F"/>
    <w:rsid w:val="009D6271"/>
    <w:rsid w:val="009D6D73"/>
    <w:rsid w:val="009E13B6"/>
    <w:rsid w:val="009E1D9F"/>
    <w:rsid w:val="009E1DCD"/>
    <w:rsid w:val="009E4D86"/>
    <w:rsid w:val="009E57BA"/>
    <w:rsid w:val="009E7C1F"/>
    <w:rsid w:val="009E7D58"/>
    <w:rsid w:val="009F08D2"/>
    <w:rsid w:val="009F1318"/>
    <w:rsid w:val="009F1959"/>
    <w:rsid w:val="009F6ED4"/>
    <w:rsid w:val="009F7074"/>
    <w:rsid w:val="00A00502"/>
    <w:rsid w:val="00A0102D"/>
    <w:rsid w:val="00A01E10"/>
    <w:rsid w:val="00A037A1"/>
    <w:rsid w:val="00A03D2E"/>
    <w:rsid w:val="00A03DA8"/>
    <w:rsid w:val="00A03F1D"/>
    <w:rsid w:val="00A06C94"/>
    <w:rsid w:val="00A100E7"/>
    <w:rsid w:val="00A102D8"/>
    <w:rsid w:val="00A10410"/>
    <w:rsid w:val="00A104E2"/>
    <w:rsid w:val="00A1372E"/>
    <w:rsid w:val="00A141C8"/>
    <w:rsid w:val="00A155A7"/>
    <w:rsid w:val="00A168C0"/>
    <w:rsid w:val="00A17505"/>
    <w:rsid w:val="00A2027D"/>
    <w:rsid w:val="00A206B1"/>
    <w:rsid w:val="00A231A4"/>
    <w:rsid w:val="00A23AA9"/>
    <w:rsid w:val="00A240B5"/>
    <w:rsid w:val="00A24B99"/>
    <w:rsid w:val="00A253E1"/>
    <w:rsid w:val="00A256B5"/>
    <w:rsid w:val="00A260F5"/>
    <w:rsid w:val="00A26101"/>
    <w:rsid w:val="00A26671"/>
    <w:rsid w:val="00A2792B"/>
    <w:rsid w:val="00A27A87"/>
    <w:rsid w:val="00A27B2A"/>
    <w:rsid w:val="00A30686"/>
    <w:rsid w:val="00A308AD"/>
    <w:rsid w:val="00A318E9"/>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61E"/>
    <w:rsid w:val="00A57724"/>
    <w:rsid w:val="00A623DE"/>
    <w:rsid w:val="00A62A1B"/>
    <w:rsid w:val="00A647D7"/>
    <w:rsid w:val="00A6686B"/>
    <w:rsid w:val="00A66A94"/>
    <w:rsid w:val="00A67A1D"/>
    <w:rsid w:val="00A7148A"/>
    <w:rsid w:val="00A71941"/>
    <w:rsid w:val="00A71C51"/>
    <w:rsid w:val="00A72D3C"/>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91BA9"/>
    <w:rsid w:val="00A92732"/>
    <w:rsid w:val="00A92C88"/>
    <w:rsid w:val="00A937CE"/>
    <w:rsid w:val="00A94064"/>
    <w:rsid w:val="00A956D0"/>
    <w:rsid w:val="00A96531"/>
    <w:rsid w:val="00A96598"/>
    <w:rsid w:val="00A97BFB"/>
    <w:rsid w:val="00A97E46"/>
    <w:rsid w:val="00AA2188"/>
    <w:rsid w:val="00AA4459"/>
    <w:rsid w:val="00AA5221"/>
    <w:rsid w:val="00AA53CA"/>
    <w:rsid w:val="00AA6298"/>
    <w:rsid w:val="00AA7ABD"/>
    <w:rsid w:val="00AA7EFB"/>
    <w:rsid w:val="00AB00F5"/>
    <w:rsid w:val="00AB0662"/>
    <w:rsid w:val="00AB079D"/>
    <w:rsid w:val="00AB1D4D"/>
    <w:rsid w:val="00AB2916"/>
    <w:rsid w:val="00AB3D22"/>
    <w:rsid w:val="00AB3E5B"/>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E02B8"/>
    <w:rsid w:val="00AE10F0"/>
    <w:rsid w:val="00AE1F64"/>
    <w:rsid w:val="00AE20DD"/>
    <w:rsid w:val="00AE22FB"/>
    <w:rsid w:val="00AE25C6"/>
    <w:rsid w:val="00AE33BE"/>
    <w:rsid w:val="00AE3A99"/>
    <w:rsid w:val="00AE500E"/>
    <w:rsid w:val="00AE54FC"/>
    <w:rsid w:val="00AE73D3"/>
    <w:rsid w:val="00AE76E7"/>
    <w:rsid w:val="00AE7704"/>
    <w:rsid w:val="00AE7E85"/>
    <w:rsid w:val="00AF14CF"/>
    <w:rsid w:val="00AF2335"/>
    <w:rsid w:val="00AF2E5B"/>
    <w:rsid w:val="00AF426B"/>
    <w:rsid w:val="00AF51E3"/>
    <w:rsid w:val="00AF7673"/>
    <w:rsid w:val="00B00F15"/>
    <w:rsid w:val="00B01358"/>
    <w:rsid w:val="00B0165F"/>
    <w:rsid w:val="00B02D15"/>
    <w:rsid w:val="00B0371D"/>
    <w:rsid w:val="00B04A35"/>
    <w:rsid w:val="00B04ED7"/>
    <w:rsid w:val="00B05AB9"/>
    <w:rsid w:val="00B05FE0"/>
    <w:rsid w:val="00B10243"/>
    <w:rsid w:val="00B1031B"/>
    <w:rsid w:val="00B108F5"/>
    <w:rsid w:val="00B11717"/>
    <w:rsid w:val="00B12285"/>
    <w:rsid w:val="00B13A15"/>
    <w:rsid w:val="00B16E81"/>
    <w:rsid w:val="00B170B8"/>
    <w:rsid w:val="00B1739D"/>
    <w:rsid w:val="00B22779"/>
    <w:rsid w:val="00B23AF4"/>
    <w:rsid w:val="00B241D4"/>
    <w:rsid w:val="00B25A98"/>
    <w:rsid w:val="00B25EC9"/>
    <w:rsid w:val="00B2675F"/>
    <w:rsid w:val="00B26AC6"/>
    <w:rsid w:val="00B26C24"/>
    <w:rsid w:val="00B2767C"/>
    <w:rsid w:val="00B31534"/>
    <w:rsid w:val="00B32719"/>
    <w:rsid w:val="00B32B5E"/>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54E8"/>
    <w:rsid w:val="00B563A6"/>
    <w:rsid w:val="00B57507"/>
    <w:rsid w:val="00B6179B"/>
    <w:rsid w:val="00B6411A"/>
    <w:rsid w:val="00B64D2C"/>
    <w:rsid w:val="00B651EC"/>
    <w:rsid w:val="00B6608F"/>
    <w:rsid w:val="00B678B7"/>
    <w:rsid w:val="00B70301"/>
    <w:rsid w:val="00B70EB2"/>
    <w:rsid w:val="00B71E23"/>
    <w:rsid w:val="00B73FE5"/>
    <w:rsid w:val="00B7599F"/>
    <w:rsid w:val="00B77026"/>
    <w:rsid w:val="00B779CC"/>
    <w:rsid w:val="00B836E2"/>
    <w:rsid w:val="00B83D1E"/>
    <w:rsid w:val="00B83F20"/>
    <w:rsid w:val="00B85F43"/>
    <w:rsid w:val="00B86618"/>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190D"/>
    <w:rsid w:val="00BB20FE"/>
    <w:rsid w:val="00BB22D6"/>
    <w:rsid w:val="00BB3DA4"/>
    <w:rsid w:val="00BB42EF"/>
    <w:rsid w:val="00BB49C2"/>
    <w:rsid w:val="00BB70A3"/>
    <w:rsid w:val="00BB7A30"/>
    <w:rsid w:val="00BC07B4"/>
    <w:rsid w:val="00BC10A7"/>
    <w:rsid w:val="00BC1A63"/>
    <w:rsid w:val="00BC1D26"/>
    <w:rsid w:val="00BC2712"/>
    <w:rsid w:val="00BC55C5"/>
    <w:rsid w:val="00BC5CAB"/>
    <w:rsid w:val="00BC71E9"/>
    <w:rsid w:val="00BC7CE1"/>
    <w:rsid w:val="00BD1568"/>
    <w:rsid w:val="00BD3FD4"/>
    <w:rsid w:val="00BD45B4"/>
    <w:rsid w:val="00BD5CD8"/>
    <w:rsid w:val="00BD5E60"/>
    <w:rsid w:val="00BD7260"/>
    <w:rsid w:val="00BD74C4"/>
    <w:rsid w:val="00BD7AF0"/>
    <w:rsid w:val="00BE01DD"/>
    <w:rsid w:val="00BE02D9"/>
    <w:rsid w:val="00BE05B1"/>
    <w:rsid w:val="00BE0BA7"/>
    <w:rsid w:val="00BE18C7"/>
    <w:rsid w:val="00BE1DEC"/>
    <w:rsid w:val="00BE289F"/>
    <w:rsid w:val="00BE3284"/>
    <w:rsid w:val="00BE32B6"/>
    <w:rsid w:val="00BE3C98"/>
    <w:rsid w:val="00BE5E47"/>
    <w:rsid w:val="00BE640D"/>
    <w:rsid w:val="00BE6963"/>
    <w:rsid w:val="00BE7270"/>
    <w:rsid w:val="00BF15FA"/>
    <w:rsid w:val="00BF4731"/>
    <w:rsid w:val="00BF489C"/>
    <w:rsid w:val="00BF4FD0"/>
    <w:rsid w:val="00BF52B9"/>
    <w:rsid w:val="00BF5D16"/>
    <w:rsid w:val="00BF782B"/>
    <w:rsid w:val="00C0026D"/>
    <w:rsid w:val="00C02C21"/>
    <w:rsid w:val="00C05191"/>
    <w:rsid w:val="00C05E90"/>
    <w:rsid w:val="00C06555"/>
    <w:rsid w:val="00C068C4"/>
    <w:rsid w:val="00C10DB6"/>
    <w:rsid w:val="00C11276"/>
    <w:rsid w:val="00C124E3"/>
    <w:rsid w:val="00C1369A"/>
    <w:rsid w:val="00C13FC0"/>
    <w:rsid w:val="00C14064"/>
    <w:rsid w:val="00C140A9"/>
    <w:rsid w:val="00C142F7"/>
    <w:rsid w:val="00C148EB"/>
    <w:rsid w:val="00C15364"/>
    <w:rsid w:val="00C159E1"/>
    <w:rsid w:val="00C1653F"/>
    <w:rsid w:val="00C1667A"/>
    <w:rsid w:val="00C1752E"/>
    <w:rsid w:val="00C17AC3"/>
    <w:rsid w:val="00C17C59"/>
    <w:rsid w:val="00C17EB3"/>
    <w:rsid w:val="00C2024D"/>
    <w:rsid w:val="00C20B0C"/>
    <w:rsid w:val="00C20BC9"/>
    <w:rsid w:val="00C217C8"/>
    <w:rsid w:val="00C21AD3"/>
    <w:rsid w:val="00C231BB"/>
    <w:rsid w:val="00C236B2"/>
    <w:rsid w:val="00C24C5D"/>
    <w:rsid w:val="00C2635B"/>
    <w:rsid w:val="00C2690C"/>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9F7"/>
    <w:rsid w:val="00C74A48"/>
    <w:rsid w:val="00C74B2B"/>
    <w:rsid w:val="00C7519A"/>
    <w:rsid w:val="00C758B1"/>
    <w:rsid w:val="00C762A0"/>
    <w:rsid w:val="00C77036"/>
    <w:rsid w:val="00C804D2"/>
    <w:rsid w:val="00C82BAC"/>
    <w:rsid w:val="00C82D63"/>
    <w:rsid w:val="00C86CB7"/>
    <w:rsid w:val="00C9134D"/>
    <w:rsid w:val="00C9280B"/>
    <w:rsid w:val="00C9399A"/>
    <w:rsid w:val="00C942E0"/>
    <w:rsid w:val="00C95056"/>
    <w:rsid w:val="00C96353"/>
    <w:rsid w:val="00C96385"/>
    <w:rsid w:val="00C96EBC"/>
    <w:rsid w:val="00CA0ED4"/>
    <w:rsid w:val="00CA3415"/>
    <w:rsid w:val="00CA71E1"/>
    <w:rsid w:val="00CA79F1"/>
    <w:rsid w:val="00CA7F48"/>
    <w:rsid w:val="00CB2266"/>
    <w:rsid w:val="00CB2E26"/>
    <w:rsid w:val="00CB2F9B"/>
    <w:rsid w:val="00CB31CC"/>
    <w:rsid w:val="00CB4D17"/>
    <w:rsid w:val="00CB62C4"/>
    <w:rsid w:val="00CB64C6"/>
    <w:rsid w:val="00CB652E"/>
    <w:rsid w:val="00CB672E"/>
    <w:rsid w:val="00CB6FEA"/>
    <w:rsid w:val="00CB75F2"/>
    <w:rsid w:val="00CC0570"/>
    <w:rsid w:val="00CC2C87"/>
    <w:rsid w:val="00CC2CB0"/>
    <w:rsid w:val="00CC4AFB"/>
    <w:rsid w:val="00CC5D68"/>
    <w:rsid w:val="00CC6813"/>
    <w:rsid w:val="00CC6D70"/>
    <w:rsid w:val="00CD07C0"/>
    <w:rsid w:val="00CD0BA3"/>
    <w:rsid w:val="00CD3700"/>
    <w:rsid w:val="00CD39C2"/>
    <w:rsid w:val="00CD4DEA"/>
    <w:rsid w:val="00CD4E47"/>
    <w:rsid w:val="00CD58D1"/>
    <w:rsid w:val="00CD60B3"/>
    <w:rsid w:val="00CD7FD0"/>
    <w:rsid w:val="00CE0EB7"/>
    <w:rsid w:val="00CE1160"/>
    <w:rsid w:val="00CE1BCD"/>
    <w:rsid w:val="00CE1D1A"/>
    <w:rsid w:val="00CE1D5C"/>
    <w:rsid w:val="00CE1F9A"/>
    <w:rsid w:val="00CE4CA7"/>
    <w:rsid w:val="00CE66FA"/>
    <w:rsid w:val="00CE7272"/>
    <w:rsid w:val="00CF13B3"/>
    <w:rsid w:val="00CF18DE"/>
    <w:rsid w:val="00CF2B78"/>
    <w:rsid w:val="00CF2E72"/>
    <w:rsid w:val="00CF6D43"/>
    <w:rsid w:val="00CF715E"/>
    <w:rsid w:val="00D00EFC"/>
    <w:rsid w:val="00D034D4"/>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42"/>
    <w:rsid w:val="00D24F80"/>
    <w:rsid w:val="00D26E89"/>
    <w:rsid w:val="00D27DE9"/>
    <w:rsid w:val="00D30784"/>
    <w:rsid w:val="00D31C7A"/>
    <w:rsid w:val="00D32228"/>
    <w:rsid w:val="00D32A23"/>
    <w:rsid w:val="00D357D9"/>
    <w:rsid w:val="00D374A8"/>
    <w:rsid w:val="00D37653"/>
    <w:rsid w:val="00D3797F"/>
    <w:rsid w:val="00D37B5F"/>
    <w:rsid w:val="00D37C0F"/>
    <w:rsid w:val="00D41363"/>
    <w:rsid w:val="00D4475C"/>
    <w:rsid w:val="00D44A05"/>
    <w:rsid w:val="00D44CE9"/>
    <w:rsid w:val="00D45ED1"/>
    <w:rsid w:val="00D46EDD"/>
    <w:rsid w:val="00D513A7"/>
    <w:rsid w:val="00D51948"/>
    <w:rsid w:val="00D51969"/>
    <w:rsid w:val="00D54847"/>
    <w:rsid w:val="00D550A8"/>
    <w:rsid w:val="00D55860"/>
    <w:rsid w:val="00D603B2"/>
    <w:rsid w:val="00D60BB2"/>
    <w:rsid w:val="00D618F2"/>
    <w:rsid w:val="00D6255B"/>
    <w:rsid w:val="00D63637"/>
    <w:rsid w:val="00D64794"/>
    <w:rsid w:val="00D6483C"/>
    <w:rsid w:val="00D651A9"/>
    <w:rsid w:val="00D65840"/>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0FD0"/>
    <w:rsid w:val="00D82744"/>
    <w:rsid w:val="00D82C9D"/>
    <w:rsid w:val="00D83EC2"/>
    <w:rsid w:val="00D84C1C"/>
    <w:rsid w:val="00D85566"/>
    <w:rsid w:val="00D85F52"/>
    <w:rsid w:val="00D86386"/>
    <w:rsid w:val="00D90E2E"/>
    <w:rsid w:val="00D9134A"/>
    <w:rsid w:val="00D92E79"/>
    <w:rsid w:val="00D93712"/>
    <w:rsid w:val="00D94919"/>
    <w:rsid w:val="00D9492C"/>
    <w:rsid w:val="00D94D6C"/>
    <w:rsid w:val="00D953FD"/>
    <w:rsid w:val="00D959F1"/>
    <w:rsid w:val="00D95F28"/>
    <w:rsid w:val="00D96760"/>
    <w:rsid w:val="00D968CA"/>
    <w:rsid w:val="00D96E3C"/>
    <w:rsid w:val="00D971C0"/>
    <w:rsid w:val="00DA0110"/>
    <w:rsid w:val="00DA0EB1"/>
    <w:rsid w:val="00DA0FF1"/>
    <w:rsid w:val="00DA1F51"/>
    <w:rsid w:val="00DA3AE1"/>
    <w:rsid w:val="00DA433C"/>
    <w:rsid w:val="00DA73C0"/>
    <w:rsid w:val="00DA75DB"/>
    <w:rsid w:val="00DA7C80"/>
    <w:rsid w:val="00DB02FF"/>
    <w:rsid w:val="00DB051A"/>
    <w:rsid w:val="00DB086D"/>
    <w:rsid w:val="00DB2929"/>
    <w:rsid w:val="00DB2991"/>
    <w:rsid w:val="00DB34E7"/>
    <w:rsid w:val="00DB4AC7"/>
    <w:rsid w:val="00DB566A"/>
    <w:rsid w:val="00DB5A6C"/>
    <w:rsid w:val="00DB62AD"/>
    <w:rsid w:val="00DB7963"/>
    <w:rsid w:val="00DB7A87"/>
    <w:rsid w:val="00DC0858"/>
    <w:rsid w:val="00DC209F"/>
    <w:rsid w:val="00DC77F7"/>
    <w:rsid w:val="00DC79CA"/>
    <w:rsid w:val="00DD1B7C"/>
    <w:rsid w:val="00DD250F"/>
    <w:rsid w:val="00DD259B"/>
    <w:rsid w:val="00DD2AAE"/>
    <w:rsid w:val="00DD5659"/>
    <w:rsid w:val="00DD68D5"/>
    <w:rsid w:val="00DD737D"/>
    <w:rsid w:val="00DE0541"/>
    <w:rsid w:val="00DE2385"/>
    <w:rsid w:val="00DE2440"/>
    <w:rsid w:val="00DE3AC5"/>
    <w:rsid w:val="00DE6335"/>
    <w:rsid w:val="00DE6589"/>
    <w:rsid w:val="00DE701A"/>
    <w:rsid w:val="00DE716A"/>
    <w:rsid w:val="00DF0331"/>
    <w:rsid w:val="00DF06FA"/>
    <w:rsid w:val="00DF1AE1"/>
    <w:rsid w:val="00DF343D"/>
    <w:rsid w:val="00DF40CF"/>
    <w:rsid w:val="00DF45F1"/>
    <w:rsid w:val="00DF5103"/>
    <w:rsid w:val="00DF62E1"/>
    <w:rsid w:val="00DF67DB"/>
    <w:rsid w:val="00DF6BEC"/>
    <w:rsid w:val="00E000DB"/>
    <w:rsid w:val="00E02469"/>
    <w:rsid w:val="00E02874"/>
    <w:rsid w:val="00E035C4"/>
    <w:rsid w:val="00E05D86"/>
    <w:rsid w:val="00E101B7"/>
    <w:rsid w:val="00E115D6"/>
    <w:rsid w:val="00E12C13"/>
    <w:rsid w:val="00E12D9D"/>
    <w:rsid w:val="00E153E4"/>
    <w:rsid w:val="00E15581"/>
    <w:rsid w:val="00E15A86"/>
    <w:rsid w:val="00E15F95"/>
    <w:rsid w:val="00E16520"/>
    <w:rsid w:val="00E16531"/>
    <w:rsid w:val="00E16BBB"/>
    <w:rsid w:val="00E1719C"/>
    <w:rsid w:val="00E17B0F"/>
    <w:rsid w:val="00E21B3F"/>
    <w:rsid w:val="00E21C73"/>
    <w:rsid w:val="00E222CD"/>
    <w:rsid w:val="00E22451"/>
    <w:rsid w:val="00E2366A"/>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40F92"/>
    <w:rsid w:val="00E41C70"/>
    <w:rsid w:val="00E41F61"/>
    <w:rsid w:val="00E45906"/>
    <w:rsid w:val="00E472C2"/>
    <w:rsid w:val="00E50E5A"/>
    <w:rsid w:val="00E511AD"/>
    <w:rsid w:val="00E5161E"/>
    <w:rsid w:val="00E52C88"/>
    <w:rsid w:val="00E52E7E"/>
    <w:rsid w:val="00E53CA8"/>
    <w:rsid w:val="00E54883"/>
    <w:rsid w:val="00E54C8B"/>
    <w:rsid w:val="00E57B5F"/>
    <w:rsid w:val="00E62D00"/>
    <w:rsid w:val="00E63060"/>
    <w:rsid w:val="00E630B5"/>
    <w:rsid w:val="00E64179"/>
    <w:rsid w:val="00E641D3"/>
    <w:rsid w:val="00E645C2"/>
    <w:rsid w:val="00E64830"/>
    <w:rsid w:val="00E65552"/>
    <w:rsid w:val="00E657E0"/>
    <w:rsid w:val="00E65DBA"/>
    <w:rsid w:val="00E66669"/>
    <w:rsid w:val="00E67B6D"/>
    <w:rsid w:val="00E7418E"/>
    <w:rsid w:val="00E74AEA"/>
    <w:rsid w:val="00E75102"/>
    <w:rsid w:val="00E7524B"/>
    <w:rsid w:val="00E757E2"/>
    <w:rsid w:val="00E75E89"/>
    <w:rsid w:val="00E77EEE"/>
    <w:rsid w:val="00E80B5A"/>
    <w:rsid w:val="00E81859"/>
    <w:rsid w:val="00E82A7F"/>
    <w:rsid w:val="00E83803"/>
    <w:rsid w:val="00E84362"/>
    <w:rsid w:val="00E906F5"/>
    <w:rsid w:val="00E90E31"/>
    <w:rsid w:val="00E9377E"/>
    <w:rsid w:val="00E93B0B"/>
    <w:rsid w:val="00E941F8"/>
    <w:rsid w:val="00E95EA9"/>
    <w:rsid w:val="00E96206"/>
    <w:rsid w:val="00E96356"/>
    <w:rsid w:val="00E96EC0"/>
    <w:rsid w:val="00E96F8B"/>
    <w:rsid w:val="00E97026"/>
    <w:rsid w:val="00E972C9"/>
    <w:rsid w:val="00EA3016"/>
    <w:rsid w:val="00EA3A96"/>
    <w:rsid w:val="00EA5E7A"/>
    <w:rsid w:val="00EA771D"/>
    <w:rsid w:val="00EB0A24"/>
    <w:rsid w:val="00EB16E6"/>
    <w:rsid w:val="00EB17FF"/>
    <w:rsid w:val="00EB2213"/>
    <w:rsid w:val="00EB2316"/>
    <w:rsid w:val="00EB305F"/>
    <w:rsid w:val="00EB4AEF"/>
    <w:rsid w:val="00EB534F"/>
    <w:rsid w:val="00EB6613"/>
    <w:rsid w:val="00EC0491"/>
    <w:rsid w:val="00EC0D78"/>
    <w:rsid w:val="00EC3291"/>
    <w:rsid w:val="00EC39C5"/>
    <w:rsid w:val="00EC442B"/>
    <w:rsid w:val="00EC4A33"/>
    <w:rsid w:val="00EC5C07"/>
    <w:rsid w:val="00EC6DD3"/>
    <w:rsid w:val="00EC7108"/>
    <w:rsid w:val="00ED0F15"/>
    <w:rsid w:val="00ED1423"/>
    <w:rsid w:val="00ED26B1"/>
    <w:rsid w:val="00ED4D82"/>
    <w:rsid w:val="00ED588D"/>
    <w:rsid w:val="00ED6506"/>
    <w:rsid w:val="00ED67E6"/>
    <w:rsid w:val="00ED77F7"/>
    <w:rsid w:val="00ED7CFC"/>
    <w:rsid w:val="00EE108A"/>
    <w:rsid w:val="00EE1CDE"/>
    <w:rsid w:val="00EE2DA1"/>
    <w:rsid w:val="00EE3160"/>
    <w:rsid w:val="00EE32F6"/>
    <w:rsid w:val="00EE41C2"/>
    <w:rsid w:val="00EE474D"/>
    <w:rsid w:val="00EE5F78"/>
    <w:rsid w:val="00EE7C78"/>
    <w:rsid w:val="00EE7FC6"/>
    <w:rsid w:val="00EF02D4"/>
    <w:rsid w:val="00EF11E1"/>
    <w:rsid w:val="00EF1CF2"/>
    <w:rsid w:val="00EF29A9"/>
    <w:rsid w:val="00EF2AE6"/>
    <w:rsid w:val="00EF73F8"/>
    <w:rsid w:val="00F04E99"/>
    <w:rsid w:val="00F0623B"/>
    <w:rsid w:val="00F079AD"/>
    <w:rsid w:val="00F10646"/>
    <w:rsid w:val="00F10D47"/>
    <w:rsid w:val="00F10DA0"/>
    <w:rsid w:val="00F1158A"/>
    <w:rsid w:val="00F11965"/>
    <w:rsid w:val="00F12EF0"/>
    <w:rsid w:val="00F144BC"/>
    <w:rsid w:val="00F14581"/>
    <w:rsid w:val="00F14620"/>
    <w:rsid w:val="00F1464B"/>
    <w:rsid w:val="00F15409"/>
    <w:rsid w:val="00F166AB"/>
    <w:rsid w:val="00F169E4"/>
    <w:rsid w:val="00F200B0"/>
    <w:rsid w:val="00F240B1"/>
    <w:rsid w:val="00F243B1"/>
    <w:rsid w:val="00F25916"/>
    <w:rsid w:val="00F25970"/>
    <w:rsid w:val="00F260BD"/>
    <w:rsid w:val="00F26576"/>
    <w:rsid w:val="00F26FD1"/>
    <w:rsid w:val="00F27696"/>
    <w:rsid w:val="00F30B9F"/>
    <w:rsid w:val="00F30EA4"/>
    <w:rsid w:val="00F32D56"/>
    <w:rsid w:val="00F339AB"/>
    <w:rsid w:val="00F3401F"/>
    <w:rsid w:val="00F41073"/>
    <w:rsid w:val="00F448F3"/>
    <w:rsid w:val="00F45903"/>
    <w:rsid w:val="00F5068D"/>
    <w:rsid w:val="00F50EE8"/>
    <w:rsid w:val="00F54CBF"/>
    <w:rsid w:val="00F56359"/>
    <w:rsid w:val="00F56761"/>
    <w:rsid w:val="00F56B36"/>
    <w:rsid w:val="00F611B7"/>
    <w:rsid w:val="00F6146E"/>
    <w:rsid w:val="00F61974"/>
    <w:rsid w:val="00F62116"/>
    <w:rsid w:val="00F62934"/>
    <w:rsid w:val="00F62D75"/>
    <w:rsid w:val="00F63F8D"/>
    <w:rsid w:val="00F64F63"/>
    <w:rsid w:val="00F650E5"/>
    <w:rsid w:val="00F65464"/>
    <w:rsid w:val="00F65E87"/>
    <w:rsid w:val="00F669E5"/>
    <w:rsid w:val="00F67AD6"/>
    <w:rsid w:val="00F67D2E"/>
    <w:rsid w:val="00F7074C"/>
    <w:rsid w:val="00F72280"/>
    <w:rsid w:val="00F72E25"/>
    <w:rsid w:val="00F730BF"/>
    <w:rsid w:val="00F75A5E"/>
    <w:rsid w:val="00F77C08"/>
    <w:rsid w:val="00F77CCF"/>
    <w:rsid w:val="00F80CE2"/>
    <w:rsid w:val="00F8103C"/>
    <w:rsid w:val="00F81BD1"/>
    <w:rsid w:val="00F82453"/>
    <w:rsid w:val="00F83437"/>
    <w:rsid w:val="00F834B9"/>
    <w:rsid w:val="00F8369A"/>
    <w:rsid w:val="00F84B12"/>
    <w:rsid w:val="00F854C8"/>
    <w:rsid w:val="00F86A28"/>
    <w:rsid w:val="00F86B60"/>
    <w:rsid w:val="00F86E91"/>
    <w:rsid w:val="00F86F35"/>
    <w:rsid w:val="00F87B1B"/>
    <w:rsid w:val="00F87D56"/>
    <w:rsid w:val="00F900A4"/>
    <w:rsid w:val="00F92730"/>
    <w:rsid w:val="00F92D34"/>
    <w:rsid w:val="00F9381D"/>
    <w:rsid w:val="00F945C9"/>
    <w:rsid w:val="00F97EBA"/>
    <w:rsid w:val="00FA0111"/>
    <w:rsid w:val="00FA0581"/>
    <w:rsid w:val="00FA2425"/>
    <w:rsid w:val="00FA2532"/>
    <w:rsid w:val="00FA3C85"/>
    <w:rsid w:val="00FA3E26"/>
    <w:rsid w:val="00FA3ECB"/>
    <w:rsid w:val="00FA4647"/>
    <w:rsid w:val="00FA6716"/>
    <w:rsid w:val="00FA719B"/>
    <w:rsid w:val="00FA764F"/>
    <w:rsid w:val="00FB1063"/>
    <w:rsid w:val="00FB12F3"/>
    <w:rsid w:val="00FB2508"/>
    <w:rsid w:val="00FB2F24"/>
    <w:rsid w:val="00FB51A9"/>
    <w:rsid w:val="00FB63C7"/>
    <w:rsid w:val="00FC20E4"/>
    <w:rsid w:val="00FC2217"/>
    <w:rsid w:val="00FC2602"/>
    <w:rsid w:val="00FC2CDB"/>
    <w:rsid w:val="00FC4AA3"/>
    <w:rsid w:val="00FC5538"/>
    <w:rsid w:val="00FC6409"/>
    <w:rsid w:val="00FC668B"/>
    <w:rsid w:val="00FC7EA1"/>
    <w:rsid w:val="00FD2E74"/>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36458707">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hyperlink" Target="https://github.com/jebyrnes/ovb_yeah_you_know_m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69055</Words>
  <Characters>393615</Characters>
  <Application>Microsoft Office Word</Application>
  <DocSecurity>0</DocSecurity>
  <Lines>3280</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Laura Dee</cp:lastModifiedBy>
  <cp:revision>10</cp:revision>
  <dcterms:created xsi:type="dcterms:W3CDTF">2024-02-15T22:22:00Z</dcterms:created>
  <dcterms:modified xsi:type="dcterms:W3CDTF">2024-02-15T23:22:00Z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pdates":true},"sessionID":"uGql2L4F","zoteroVersion":"6.0.30","dataVersion":4}</vt:lpwstr>
  </property>
</Properties>
</file>